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6419C4" w14:textId="77777777" w:rsidR="003672F5" w:rsidRPr="00A86A46" w:rsidRDefault="003672F5">
      <w:pPr>
        <w:rPr>
          <w:lang w:val="es-PR"/>
        </w:rPr>
      </w:pPr>
    </w:p>
    <w:p w14:paraId="607D2068" w14:textId="6D452793" w:rsidR="005669C4" w:rsidRPr="00A86A46" w:rsidRDefault="001A4B96">
      <w:pPr>
        <w:rPr>
          <w:b/>
          <w:lang w:val="es-PR"/>
        </w:rPr>
      </w:pPr>
      <w:r w:rsidRPr="00A86A46">
        <w:rPr>
          <w:b/>
          <w:lang w:val="es-PR"/>
        </w:rPr>
        <w:t>Paso 1: Crear la tabl</w:t>
      </w:r>
      <w:r w:rsidR="006275A2" w:rsidRPr="00A86A46">
        <w:rPr>
          <w:b/>
          <w:lang w:val="es-PR"/>
        </w:rPr>
        <w:t>a</w:t>
      </w:r>
      <w:r w:rsidRPr="00A86A46">
        <w:rPr>
          <w:b/>
          <w:lang w:val="es-PR"/>
        </w:rPr>
        <w:t xml:space="preserve"> de información en </w:t>
      </w:r>
      <w:proofErr w:type="spellStart"/>
      <w:r w:rsidRPr="00A86A46">
        <w:rPr>
          <w:b/>
          <w:lang w:val="es-PR"/>
        </w:rPr>
        <w:t>Dataverse</w:t>
      </w:r>
      <w:proofErr w:type="spellEnd"/>
    </w:p>
    <w:p w14:paraId="0F5CAC3A" w14:textId="154A84C3" w:rsidR="00801429" w:rsidRPr="00A86A46" w:rsidRDefault="001A4B96">
      <w:pPr>
        <w:rPr>
          <w:lang w:val="es-PR"/>
        </w:rPr>
      </w:pPr>
      <w:r w:rsidRPr="00A86A46">
        <w:rPr>
          <w:lang w:val="es-PR"/>
        </w:rPr>
        <w:t>*IMPORTANTE: Durante el proceso estaremos cambiando el tipo de data para la columna de “</w:t>
      </w:r>
      <w:proofErr w:type="spellStart"/>
      <w:r w:rsidRPr="00A86A46">
        <w:rPr>
          <w:lang w:val="es-PR"/>
        </w:rPr>
        <w:t>Claim</w:t>
      </w:r>
      <w:proofErr w:type="spellEnd"/>
      <w:r w:rsidRPr="00A86A46">
        <w:rPr>
          <w:lang w:val="es-PR"/>
        </w:rPr>
        <w:t xml:space="preserve"> </w:t>
      </w:r>
      <w:proofErr w:type="spellStart"/>
      <w:r w:rsidRPr="00A86A46">
        <w:rPr>
          <w:lang w:val="es-PR"/>
        </w:rPr>
        <w:t>Number</w:t>
      </w:r>
      <w:proofErr w:type="spellEnd"/>
      <w:r w:rsidRPr="00A86A46">
        <w:rPr>
          <w:lang w:val="es-PR"/>
        </w:rPr>
        <w:t>” porque existe data que no es numérica.</w:t>
      </w:r>
    </w:p>
    <w:p w14:paraId="67DC917C" w14:textId="5E7045AF" w:rsidR="001A4B96" w:rsidRPr="00A86A46" w:rsidRDefault="001A4B96" w:rsidP="001A4B96">
      <w:pPr>
        <w:pStyle w:val="ListParagraph"/>
        <w:numPr>
          <w:ilvl w:val="0"/>
          <w:numId w:val="1"/>
        </w:numPr>
        <w:rPr>
          <w:lang w:val="es-PR"/>
        </w:rPr>
      </w:pPr>
      <w:r w:rsidRPr="00A86A46">
        <w:rPr>
          <w:lang w:val="es-PR"/>
        </w:rPr>
        <w:t xml:space="preserve">Acceda a </w:t>
      </w:r>
      <w:hyperlink r:id="rId7" w:history="1">
        <w:r w:rsidRPr="00A86A46">
          <w:rPr>
            <w:rStyle w:val="Hyperlink"/>
            <w:lang w:val="es-PR"/>
          </w:rPr>
          <w:t>https://make.powerapps.com</w:t>
        </w:r>
      </w:hyperlink>
    </w:p>
    <w:p w14:paraId="050BAD98" w14:textId="127D957B" w:rsidR="001A4B96" w:rsidRPr="00A86A46" w:rsidRDefault="001A4B96" w:rsidP="001A4B96">
      <w:pPr>
        <w:pStyle w:val="ListParagraph"/>
        <w:numPr>
          <w:ilvl w:val="0"/>
          <w:numId w:val="1"/>
        </w:numPr>
        <w:rPr>
          <w:lang w:val="es-PR"/>
        </w:rPr>
      </w:pPr>
      <w:r w:rsidRPr="00A86A46">
        <w:rPr>
          <w:lang w:val="es-PR"/>
        </w:rPr>
        <w:t xml:space="preserve">Ingresar a la sección de </w:t>
      </w:r>
      <w:r w:rsidRPr="00A86A46">
        <w:rPr>
          <w:b/>
          <w:lang w:val="es-PR"/>
        </w:rPr>
        <w:t>Tables</w:t>
      </w:r>
      <w:r w:rsidR="00922E46" w:rsidRPr="00A86A46">
        <w:rPr>
          <w:b/>
          <w:lang w:val="es-PR"/>
        </w:rPr>
        <w:t>.</w:t>
      </w:r>
    </w:p>
    <w:p w14:paraId="1C323454" w14:textId="2E047C2B" w:rsidR="00A40E2D" w:rsidRPr="00A86A46" w:rsidRDefault="00635423" w:rsidP="00A40E2D">
      <w:pPr>
        <w:pStyle w:val="ListParagraph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04BF5072" wp14:editId="2E1E81A6">
            <wp:extent cx="4611632" cy="2485025"/>
            <wp:effectExtent l="0" t="0" r="0" b="0"/>
            <wp:docPr id="124787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7818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632" cy="24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B3E9" w14:textId="77777777" w:rsidR="00751331" w:rsidRPr="00A86A46" w:rsidRDefault="00751331" w:rsidP="00A40E2D">
      <w:pPr>
        <w:pStyle w:val="ListParagraph"/>
        <w:rPr>
          <w:lang w:val="es-PR"/>
        </w:rPr>
      </w:pPr>
    </w:p>
    <w:p w14:paraId="65F9E88A" w14:textId="448EC063" w:rsidR="005D6169" w:rsidRPr="00A86A46" w:rsidRDefault="005D6169" w:rsidP="00751331">
      <w:pPr>
        <w:pStyle w:val="ListParagraph"/>
        <w:numPr>
          <w:ilvl w:val="0"/>
          <w:numId w:val="1"/>
        </w:numPr>
        <w:rPr>
          <w:lang w:val="es-PR"/>
        </w:rPr>
      </w:pPr>
      <w:proofErr w:type="spellStart"/>
      <w:r w:rsidRPr="00A86A46">
        <w:rPr>
          <w:lang w:val="es-PR"/>
        </w:rPr>
        <w:t>Selecciona</w:t>
      </w:r>
      <w:proofErr w:type="spellEnd"/>
      <w:r w:rsidRPr="00A86A46">
        <w:rPr>
          <w:lang w:val="es-PR"/>
        </w:rPr>
        <w:t xml:space="preserve"> </w:t>
      </w:r>
      <w:r w:rsidRPr="00A86A46">
        <w:rPr>
          <w:b/>
          <w:lang w:val="es-PR"/>
        </w:rPr>
        <w:t>Create New Tables</w:t>
      </w:r>
    </w:p>
    <w:p w14:paraId="7A172BD8" w14:textId="1020C2CB" w:rsidR="005D6169" w:rsidRPr="00A86A46" w:rsidRDefault="005D6169" w:rsidP="005D6169">
      <w:pPr>
        <w:pStyle w:val="ListParagraph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736EF964" wp14:editId="458F8BE4">
            <wp:extent cx="4586514" cy="2190422"/>
            <wp:effectExtent l="0" t="0" r="5080" b="635"/>
            <wp:docPr id="187049059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90591" name="draw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592" cy="21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93C2" w14:textId="77777777" w:rsidR="005D6169" w:rsidRPr="00A86A46" w:rsidRDefault="005D6169" w:rsidP="005D6169">
      <w:pPr>
        <w:pStyle w:val="ListParagraph"/>
        <w:rPr>
          <w:lang w:val="es-PR"/>
        </w:rPr>
      </w:pPr>
    </w:p>
    <w:p w14:paraId="4746025F" w14:textId="030C8601" w:rsidR="00A40E2D" w:rsidRPr="00A86A46" w:rsidRDefault="005D6169" w:rsidP="00635423">
      <w:pPr>
        <w:pStyle w:val="ListParagraph"/>
        <w:numPr>
          <w:ilvl w:val="0"/>
          <w:numId w:val="1"/>
        </w:numPr>
        <w:rPr>
          <w:lang w:val="es-PR"/>
        </w:rPr>
      </w:pPr>
      <w:r w:rsidRPr="00A86A46">
        <w:rPr>
          <w:lang w:val="es-PR"/>
        </w:rPr>
        <w:t xml:space="preserve">Selecciona </w:t>
      </w:r>
      <w:proofErr w:type="spellStart"/>
      <w:r w:rsidRPr="00A86A46">
        <w:rPr>
          <w:b/>
          <w:lang w:val="es-PR"/>
        </w:rPr>
        <w:t>Create</w:t>
      </w:r>
      <w:proofErr w:type="spellEnd"/>
      <w:r w:rsidRPr="00A86A46">
        <w:rPr>
          <w:lang w:val="es-PR"/>
        </w:rPr>
        <w:t xml:space="preserve"> para crear tu propio ambiente</w:t>
      </w:r>
      <w:r w:rsidR="00922E46" w:rsidRPr="00A86A46">
        <w:rPr>
          <w:lang w:val="es-PR"/>
        </w:rPr>
        <w:t>.</w:t>
      </w:r>
    </w:p>
    <w:p w14:paraId="4F5BC661" w14:textId="3DC5721A" w:rsidR="002F5E22" w:rsidRPr="00A86A46" w:rsidRDefault="005D6169" w:rsidP="005D6169">
      <w:pPr>
        <w:pStyle w:val="ListParagraph"/>
        <w:rPr>
          <w:lang w:val="es-PR"/>
        </w:rPr>
      </w:pPr>
      <w:r w:rsidRPr="00A86A46">
        <w:rPr>
          <w:lang w:val="es-PR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C6A88A7" wp14:editId="5AB724B6">
                <wp:simplePos x="0" y="0"/>
                <wp:positionH relativeFrom="column">
                  <wp:posOffset>2657625</wp:posOffset>
                </wp:positionH>
                <wp:positionV relativeFrom="paragraph">
                  <wp:posOffset>2121910</wp:posOffset>
                </wp:positionV>
                <wp:extent cx="353520" cy="47520"/>
                <wp:effectExtent l="38100" t="38100" r="46990" b="48260"/>
                <wp:wrapNone/>
                <wp:docPr id="90982237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535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3093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08.9pt;margin-top:166.75pt;width:28.55pt;height:4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">
                <v:imagedata r:id="rId11" o:title=""/>
              </v:shape>
            </w:pict>
          </mc:Fallback>
        </mc:AlternateContent>
      </w:r>
      <w:r w:rsidR="002F5E22" w:rsidRPr="00A86A46">
        <w:rPr>
          <w:lang w:val="es-PR"/>
        </w:rPr>
        <w:drawing>
          <wp:inline distT="0" distB="0" distL="0" distR="0" wp14:anchorId="4D7E6E9F" wp14:editId="2022298E">
            <wp:extent cx="4208780" cy="1674362"/>
            <wp:effectExtent l="0" t="0" r="1270" b="2540"/>
            <wp:docPr id="415121419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21419" name="drawing" descr="A screenshot of a computer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85" r="26282" b="14618"/>
                    <a:stretch/>
                  </pic:blipFill>
                  <pic:spPr bwMode="auto">
                    <a:xfrm>
                      <a:off x="0" y="0"/>
                      <a:ext cx="4226180" cy="168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6476A" w14:textId="77777777" w:rsidR="002F5E22" w:rsidRPr="00A86A46" w:rsidRDefault="002F5E22" w:rsidP="00A3157C">
      <w:pPr>
        <w:pStyle w:val="ListParagraph"/>
        <w:rPr>
          <w:lang w:val="es-PR"/>
        </w:rPr>
      </w:pPr>
    </w:p>
    <w:p w14:paraId="15BEAF67" w14:textId="416B78C5" w:rsidR="002F5E22" w:rsidRPr="00A86A46" w:rsidRDefault="003355E3" w:rsidP="001A4B96">
      <w:pPr>
        <w:pStyle w:val="ListParagraph"/>
        <w:numPr>
          <w:ilvl w:val="0"/>
          <w:numId w:val="1"/>
        </w:numPr>
        <w:rPr>
          <w:lang w:val="es-PR"/>
        </w:rPr>
      </w:pPr>
      <w:r w:rsidRPr="00A86A46">
        <w:rPr>
          <w:lang w:val="es-PR"/>
        </w:rPr>
        <w:t xml:space="preserve">Selecciona la opción de </w:t>
      </w:r>
      <w:proofErr w:type="spellStart"/>
      <w:r w:rsidRPr="00A86A46">
        <w:rPr>
          <w:b/>
          <w:lang w:val="es-PR"/>
        </w:rPr>
        <w:t>Import</w:t>
      </w:r>
      <w:proofErr w:type="spellEnd"/>
      <w:r w:rsidRPr="00A86A46">
        <w:rPr>
          <w:b/>
          <w:lang w:val="es-PR"/>
        </w:rPr>
        <w:t xml:space="preserve"> </w:t>
      </w:r>
      <w:proofErr w:type="spellStart"/>
      <w:proofErr w:type="gramStart"/>
      <w:r w:rsidRPr="00A86A46">
        <w:rPr>
          <w:b/>
          <w:lang w:val="es-PR"/>
        </w:rPr>
        <w:t>an</w:t>
      </w:r>
      <w:proofErr w:type="spellEnd"/>
      <w:r w:rsidRPr="00A86A46">
        <w:rPr>
          <w:b/>
          <w:lang w:val="es-PR"/>
        </w:rPr>
        <w:t xml:space="preserve"> Excel</w:t>
      </w:r>
      <w:proofErr w:type="gramEnd"/>
      <w:r w:rsidRPr="00A86A46">
        <w:rPr>
          <w:b/>
          <w:lang w:val="es-PR"/>
        </w:rPr>
        <w:t xml:space="preserve"> file </w:t>
      </w:r>
      <w:proofErr w:type="spellStart"/>
      <w:r w:rsidRPr="00A86A46">
        <w:rPr>
          <w:b/>
          <w:lang w:val="es-PR"/>
        </w:rPr>
        <w:t>or</w:t>
      </w:r>
      <w:proofErr w:type="spellEnd"/>
      <w:r w:rsidRPr="00A86A46">
        <w:rPr>
          <w:b/>
          <w:lang w:val="es-PR"/>
        </w:rPr>
        <w:t xml:space="preserve"> .CSV</w:t>
      </w:r>
      <w:r w:rsidR="00922E46" w:rsidRPr="00A86A46">
        <w:rPr>
          <w:b/>
          <w:lang w:val="es-PR"/>
        </w:rPr>
        <w:t>.</w:t>
      </w:r>
    </w:p>
    <w:p w14:paraId="0D9CFA07" w14:textId="5DFDF5A8" w:rsidR="00630872" w:rsidRPr="00A86A46" w:rsidRDefault="00A40E2D" w:rsidP="00751331">
      <w:pPr>
        <w:pStyle w:val="ListParagraph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6F1BC14E" wp14:editId="5E54C8B2">
            <wp:extent cx="4862286" cy="2535150"/>
            <wp:effectExtent l="0" t="0" r="0" b="0"/>
            <wp:docPr id="11111369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36947" name="draw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593" cy="25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FB8E" w14:textId="77777777" w:rsidR="00513A23" w:rsidRPr="00A86A46" w:rsidRDefault="00513A23" w:rsidP="00751331">
      <w:pPr>
        <w:pStyle w:val="ListParagraph"/>
        <w:rPr>
          <w:lang w:val="es-PR"/>
        </w:rPr>
      </w:pPr>
    </w:p>
    <w:p w14:paraId="7FEDC194" w14:textId="02F0D318" w:rsidR="00C85292" w:rsidRPr="00A86A46" w:rsidRDefault="00C85292" w:rsidP="00C85292">
      <w:pPr>
        <w:pStyle w:val="ListParagraph"/>
        <w:numPr>
          <w:ilvl w:val="0"/>
          <w:numId w:val="1"/>
        </w:numPr>
        <w:rPr>
          <w:lang w:val="es-PR"/>
        </w:rPr>
      </w:pPr>
      <w:r w:rsidRPr="00A86A46">
        <w:rPr>
          <w:lang w:val="es-PR"/>
        </w:rPr>
        <w:t xml:space="preserve">Selecciona </w:t>
      </w:r>
      <w:proofErr w:type="spellStart"/>
      <w:r w:rsidR="00751331" w:rsidRPr="00A86A46">
        <w:rPr>
          <w:b/>
          <w:lang w:val="es-PR"/>
        </w:rPr>
        <w:t>Select</w:t>
      </w:r>
      <w:proofErr w:type="spellEnd"/>
      <w:r w:rsidR="00751331" w:rsidRPr="00A86A46">
        <w:rPr>
          <w:b/>
          <w:lang w:val="es-PR"/>
        </w:rPr>
        <w:t xml:space="preserve"> </w:t>
      </w:r>
      <w:proofErr w:type="spellStart"/>
      <w:r w:rsidR="00751331" w:rsidRPr="00A86A46">
        <w:rPr>
          <w:b/>
          <w:lang w:val="es-PR"/>
        </w:rPr>
        <w:t>from</w:t>
      </w:r>
      <w:proofErr w:type="spellEnd"/>
      <w:r w:rsidR="00751331" w:rsidRPr="00A86A46">
        <w:rPr>
          <w:b/>
          <w:lang w:val="es-PR"/>
        </w:rPr>
        <w:t xml:space="preserve"> </w:t>
      </w:r>
      <w:proofErr w:type="spellStart"/>
      <w:r w:rsidR="00751331" w:rsidRPr="00A86A46">
        <w:rPr>
          <w:b/>
          <w:lang w:val="es-PR"/>
        </w:rPr>
        <w:t>device</w:t>
      </w:r>
      <w:proofErr w:type="spellEnd"/>
      <w:r w:rsidR="00751331" w:rsidRPr="00A86A46">
        <w:rPr>
          <w:lang w:val="es-PR"/>
        </w:rPr>
        <w:t xml:space="preserve"> y carga </w:t>
      </w:r>
      <w:r w:rsidRPr="00A86A46">
        <w:rPr>
          <w:lang w:val="es-PR"/>
        </w:rPr>
        <w:t>el archivo de Excel con los datos</w:t>
      </w:r>
      <w:r w:rsidR="00FE3331" w:rsidRPr="00A86A46">
        <w:rPr>
          <w:lang w:val="es-PR"/>
        </w:rPr>
        <w:t>. Demora unos minutos en cargar.</w:t>
      </w:r>
    </w:p>
    <w:p w14:paraId="0A19ECD1" w14:textId="1919520E" w:rsidR="00513A23" w:rsidRPr="00A86A46" w:rsidRDefault="00AC6352" w:rsidP="00513A23">
      <w:pPr>
        <w:pStyle w:val="ListParagraph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7B6DA04D" wp14:editId="791C5BE3">
            <wp:extent cx="4209143" cy="2682878"/>
            <wp:effectExtent l="0" t="0" r="1270" b="3175"/>
            <wp:docPr id="1675231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3128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4735" cy="26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4526" w14:textId="288D4E10" w:rsidR="00D46077" w:rsidRPr="00A86A46" w:rsidRDefault="00D46077">
      <w:pPr>
        <w:rPr>
          <w:lang w:val="es-PR"/>
        </w:rPr>
      </w:pPr>
    </w:p>
    <w:p w14:paraId="36E32589" w14:textId="71D632E5" w:rsidR="0007327C" w:rsidRPr="00A86A46" w:rsidRDefault="00EE02F0" w:rsidP="00D46077">
      <w:pPr>
        <w:pStyle w:val="ListParagraph"/>
        <w:numPr>
          <w:ilvl w:val="0"/>
          <w:numId w:val="1"/>
        </w:numPr>
        <w:rPr>
          <w:lang w:val="es-PR"/>
        </w:rPr>
      </w:pPr>
      <w:r w:rsidRPr="00A86A46">
        <w:rPr>
          <w:lang w:val="es-PR"/>
        </w:rPr>
        <w:t xml:space="preserve">Click </w:t>
      </w:r>
      <w:r w:rsidRPr="00A86A46">
        <w:rPr>
          <w:b/>
          <w:lang w:val="es-PR"/>
        </w:rPr>
        <w:t xml:space="preserve">Save and </w:t>
      </w:r>
      <w:r w:rsidR="00E77791" w:rsidRPr="00A86A46">
        <w:rPr>
          <w:b/>
          <w:lang w:val="es-PR"/>
        </w:rPr>
        <w:t>Exit</w:t>
      </w:r>
      <w:r w:rsidR="00922E46" w:rsidRPr="00A86A46">
        <w:rPr>
          <w:b/>
          <w:lang w:val="es-PR"/>
        </w:rPr>
        <w:t>.</w:t>
      </w:r>
    </w:p>
    <w:p w14:paraId="4F8A4565" w14:textId="148E45F9" w:rsidR="0007327C" w:rsidRPr="00A86A46" w:rsidRDefault="0007327C">
      <w:pPr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311F2126" wp14:editId="1C1A8CA6">
            <wp:extent cx="5943600" cy="2929421"/>
            <wp:effectExtent l="0" t="0" r="0" b="4445"/>
            <wp:docPr id="46760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01452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4A75" w14:textId="77777777" w:rsidR="0007327C" w:rsidRPr="00A86A46" w:rsidRDefault="0007327C">
      <w:pPr>
        <w:rPr>
          <w:lang w:val="es-PR"/>
        </w:rPr>
      </w:pPr>
    </w:p>
    <w:p w14:paraId="6BF23DE7" w14:textId="4ED4D872" w:rsidR="00447CCD" w:rsidRPr="00A86A46" w:rsidRDefault="00447CCD" w:rsidP="00922E46">
      <w:pPr>
        <w:pStyle w:val="ListParagraph"/>
        <w:numPr>
          <w:ilvl w:val="0"/>
          <w:numId w:val="1"/>
        </w:numPr>
        <w:rPr>
          <w:lang w:val="es-PR"/>
        </w:rPr>
      </w:pPr>
      <w:r w:rsidRPr="00A86A46">
        <w:rPr>
          <w:lang w:val="es-PR"/>
        </w:rPr>
        <w:t xml:space="preserve">Volver a </w:t>
      </w:r>
      <w:r w:rsidRPr="00A86A46">
        <w:rPr>
          <w:b/>
          <w:lang w:val="es-PR"/>
        </w:rPr>
        <w:t>Tables</w:t>
      </w:r>
      <w:r w:rsidRPr="00A86A46">
        <w:rPr>
          <w:lang w:val="es-PR"/>
        </w:rPr>
        <w:t xml:space="preserve"> para publicar la tabla:</w:t>
      </w:r>
    </w:p>
    <w:p w14:paraId="3BD4D483" w14:textId="49677C1D" w:rsidR="00447CCD" w:rsidRPr="00A86A46" w:rsidRDefault="00447CCD">
      <w:pPr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22113695" wp14:editId="6CD6059B">
            <wp:extent cx="5943600" cy="2860675"/>
            <wp:effectExtent l="0" t="0" r="0" b="0"/>
            <wp:docPr id="765422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215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33FA" w14:textId="77777777" w:rsidR="0007327C" w:rsidRPr="00A86A46" w:rsidRDefault="0007327C">
      <w:pPr>
        <w:rPr>
          <w:lang w:val="es-PR"/>
        </w:rPr>
      </w:pPr>
    </w:p>
    <w:p w14:paraId="6E122B1C" w14:textId="690FFC94" w:rsidR="0054023A" w:rsidRPr="00A86A46" w:rsidRDefault="0054023A" w:rsidP="0054023A">
      <w:pPr>
        <w:rPr>
          <w:b/>
          <w:lang w:val="es-PR"/>
        </w:rPr>
      </w:pPr>
      <w:r w:rsidRPr="00A86A46">
        <w:rPr>
          <w:b/>
          <w:lang w:val="es-PR"/>
        </w:rPr>
        <w:t xml:space="preserve">Paso </w:t>
      </w:r>
      <w:r w:rsidR="00127383" w:rsidRPr="00A86A46">
        <w:rPr>
          <w:b/>
          <w:lang w:val="es-PR"/>
        </w:rPr>
        <w:t>2</w:t>
      </w:r>
      <w:r w:rsidRPr="00A86A46">
        <w:rPr>
          <w:b/>
          <w:lang w:val="es-PR"/>
        </w:rPr>
        <w:t xml:space="preserve">: Verificar que </w:t>
      </w:r>
      <w:proofErr w:type="spellStart"/>
      <w:r w:rsidRPr="00A86A46">
        <w:rPr>
          <w:b/>
          <w:lang w:val="es-PR"/>
        </w:rPr>
        <w:t>Dataflow</w:t>
      </w:r>
      <w:proofErr w:type="spellEnd"/>
      <w:r w:rsidRPr="00A86A46">
        <w:rPr>
          <w:b/>
          <w:lang w:val="es-PR"/>
        </w:rPr>
        <w:t xml:space="preserve"> se haya publicado: </w:t>
      </w:r>
    </w:p>
    <w:p w14:paraId="4A0CB281" w14:textId="5B28B6DF" w:rsidR="0054023A" w:rsidRPr="00A86A46" w:rsidRDefault="0054023A" w:rsidP="0054023A">
      <w:pPr>
        <w:pStyle w:val="ListParagraph"/>
        <w:numPr>
          <w:ilvl w:val="0"/>
          <w:numId w:val="3"/>
        </w:numPr>
        <w:rPr>
          <w:lang w:val="es-PR"/>
        </w:rPr>
      </w:pPr>
      <w:r w:rsidRPr="00A86A46">
        <w:rPr>
          <w:lang w:val="es-PR"/>
        </w:rPr>
        <w:t xml:space="preserve">En el extremo derecho hacer </w:t>
      </w:r>
      <w:r w:rsidR="00A86A46" w:rsidRPr="00A86A46">
        <w:rPr>
          <w:lang w:val="es-PR"/>
        </w:rPr>
        <w:t>clic</w:t>
      </w:r>
      <w:r w:rsidRPr="00A86A46">
        <w:rPr>
          <w:lang w:val="es-PR"/>
        </w:rPr>
        <w:t xml:space="preserve"> en </w:t>
      </w:r>
      <w:r w:rsidRPr="00A86A46">
        <w:rPr>
          <w:b/>
          <w:lang w:val="es-PR"/>
        </w:rPr>
        <w:t>… More</w:t>
      </w:r>
    </w:p>
    <w:p w14:paraId="6428D6E7" w14:textId="77777777" w:rsidR="0054023A" w:rsidRPr="00A86A46" w:rsidRDefault="0054023A" w:rsidP="0054023A">
      <w:pPr>
        <w:pStyle w:val="ListParagraph"/>
        <w:numPr>
          <w:ilvl w:val="0"/>
          <w:numId w:val="3"/>
        </w:numPr>
        <w:rPr>
          <w:lang w:val="es-PR"/>
        </w:rPr>
      </w:pPr>
      <w:r w:rsidRPr="00A86A46">
        <w:rPr>
          <w:lang w:val="es-PR"/>
        </w:rPr>
        <w:t xml:space="preserve">Seleccionar </w:t>
      </w:r>
      <w:proofErr w:type="spellStart"/>
      <w:r w:rsidRPr="00A86A46">
        <w:rPr>
          <w:lang w:val="es-PR"/>
        </w:rPr>
        <w:t>Dataflows</w:t>
      </w:r>
      <w:proofErr w:type="spellEnd"/>
    </w:p>
    <w:p w14:paraId="0DC9462B" w14:textId="77777777" w:rsidR="0054023A" w:rsidRPr="00A86A46" w:rsidRDefault="0054023A" w:rsidP="0054023A">
      <w:pPr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7D95A8D3" wp14:editId="04268F7D">
            <wp:extent cx="6166866" cy="2611394"/>
            <wp:effectExtent l="0" t="0" r="5715" b="0"/>
            <wp:docPr id="120374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4843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29" cy="26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01BF" w14:textId="77777777" w:rsidR="004B6148" w:rsidRPr="00A86A46" w:rsidRDefault="004B6148" w:rsidP="004B6148">
      <w:pPr>
        <w:pStyle w:val="ListParagraph"/>
        <w:rPr>
          <w:lang w:val="es-PR"/>
        </w:rPr>
      </w:pPr>
    </w:p>
    <w:p w14:paraId="34364E74" w14:textId="72661D72" w:rsidR="00B33D11" w:rsidRPr="00A86A46" w:rsidRDefault="00127383">
      <w:pPr>
        <w:rPr>
          <w:b/>
          <w:lang w:val="es-PR"/>
        </w:rPr>
      </w:pPr>
      <w:r w:rsidRPr="00A86A46">
        <w:rPr>
          <w:b/>
          <w:lang w:val="es-PR"/>
        </w:rPr>
        <w:t>Paso 3: Creación</w:t>
      </w:r>
      <w:r w:rsidR="00B33D11" w:rsidRPr="00A86A46">
        <w:rPr>
          <w:b/>
          <w:lang w:val="es-PR"/>
        </w:rPr>
        <w:t xml:space="preserve"> del Agente</w:t>
      </w:r>
    </w:p>
    <w:p w14:paraId="6348DB6D" w14:textId="3E9C3949" w:rsidR="0066392A" w:rsidRPr="00A86A46" w:rsidRDefault="000561E0" w:rsidP="0066392A">
      <w:pPr>
        <w:pStyle w:val="ListParagraph"/>
        <w:numPr>
          <w:ilvl w:val="0"/>
          <w:numId w:val="4"/>
        </w:numPr>
        <w:rPr>
          <w:lang w:val="es-PR"/>
        </w:rPr>
      </w:pPr>
      <w:r w:rsidRPr="00A86A46">
        <w:rPr>
          <w:lang w:val="es-PR"/>
        </w:rPr>
        <w:t xml:space="preserve">Accede a </w:t>
      </w:r>
      <w:hyperlink r:id="rId18" w:history="1">
        <w:r w:rsidRPr="00A86A46">
          <w:rPr>
            <w:rStyle w:val="Hyperlink"/>
            <w:lang w:val="es-PR"/>
          </w:rPr>
          <w:t>https://copilotstudio.preview.microsoft.com/</w:t>
        </w:r>
      </w:hyperlink>
      <w:r w:rsidRPr="00A86A46">
        <w:rPr>
          <w:lang w:val="es-PR"/>
        </w:rPr>
        <w:t xml:space="preserve">  y darle clic a “</w:t>
      </w:r>
      <w:r w:rsidR="004E5C48" w:rsidRPr="00A86A46">
        <w:rPr>
          <w:b/>
          <w:bCs/>
          <w:lang w:val="es-PR"/>
        </w:rPr>
        <w:t>N</w:t>
      </w:r>
      <w:r w:rsidRPr="00A86A46">
        <w:rPr>
          <w:b/>
          <w:bCs/>
          <w:lang w:val="es-PR"/>
        </w:rPr>
        <w:t>ew</w:t>
      </w:r>
      <w:r w:rsidR="004E5C48" w:rsidRPr="00A86A46">
        <w:rPr>
          <w:b/>
          <w:bCs/>
          <w:lang w:val="es-PR"/>
        </w:rPr>
        <w:t xml:space="preserve"> </w:t>
      </w:r>
      <w:proofErr w:type="spellStart"/>
      <w:r w:rsidR="004E5C48" w:rsidRPr="00A86A46">
        <w:rPr>
          <w:b/>
          <w:bCs/>
          <w:lang w:val="es-PR"/>
        </w:rPr>
        <w:t>A</w:t>
      </w:r>
      <w:r w:rsidRPr="00A86A46">
        <w:rPr>
          <w:b/>
          <w:bCs/>
          <w:lang w:val="es-PR"/>
        </w:rPr>
        <w:t>gent</w:t>
      </w:r>
      <w:proofErr w:type="spellEnd"/>
      <w:r w:rsidRPr="00A86A46">
        <w:rPr>
          <w:lang w:val="es-PR"/>
        </w:rPr>
        <w:t>”</w:t>
      </w:r>
    </w:p>
    <w:p w14:paraId="3EA09856" w14:textId="28D2FF23" w:rsidR="00847CE0" w:rsidRPr="00A86A46" w:rsidRDefault="00CA41D7" w:rsidP="00847CE0">
      <w:pPr>
        <w:pStyle w:val="ListParagraph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4192BACE" wp14:editId="59E20B79">
            <wp:extent cx="4991848" cy="2894845"/>
            <wp:effectExtent l="0" t="0" r="0" b="1270"/>
            <wp:docPr id="68489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949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975" cy="290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4A96" w14:textId="69794FF7" w:rsidR="00CA41D7" w:rsidRPr="00A86A46" w:rsidRDefault="004E5C48" w:rsidP="00CA41D7">
      <w:pPr>
        <w:pStyle w:val="ListParagraph"/>
        <w:numPr>
          <w:ilvl w:val="0"/>
          <w:numId w:val="4"/>
        </w:numPr>
        <w:rPr>
          <w:lang w:val="es-PR"/>
        </w:rPr>
      </w:pPr>
      <w:r w:rsidRPr="00A86A46">
        <w:rPr>
          <w:lang w:val="es-PR"/>
        </w:rPr>
        <w:t xml:space="preserve">Selecciona </w:t>
      </w:r>
      <w:r w:rsidR="00CB162F" w:rsidRPr="00A86A46">
        <w:rPr>
          <w:b/>
          <w:lang w:val="es-PR"/>
        </w:rPr>
        <w:t xml:space="preserve">New </w:t>
      </w:r>
      <w:proofErr w:type="spellStart"/>
      <w:r w:rsidR="00CB162F" w:rsidRPr="00A86A46">
        <w:rPr>
          <w:b/>
          <w:lang w:val="es-PR"/>
        </w:rPr>
        <w:t>agent</w:t>
      </w:r>
      <w:proofErr w:type="spellEnd"/>
    </w:p>
    <w:p w14:paraId="026727DB" w14:textId="66B37D44" w:rsidR="004E5C48" w:rsidRPr="00A86A46" w:rsidRDefault="00CB162F" w:rsidP="004E5C48">
      <w:pPr>
        <w:pStyle w:val="ListParagraph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709430E1" wp14:editId="29C0F17A">
            <wp:extent cx="2949146" cy="2833858"/>
            <wp:effectExtent l="0" t="0" r="3810" b="5080"/>
            <wp:docPr id="1748644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44422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r="55371"/>
                    <a:stretch/>
                  </pic:blipFill>
                  <pic:spPr bwMode="auto">
                    <a:xfrm>
                      <a:off x="0" y="0"/>
                      <a:ext cx="2949820" cy="283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7ADB" w14:textId="77777777" w:rsidR="00CB162F" w:rsidRPr="00A86A46" w:rsidRDefault="00CB162F" w:rsidP="004E5C48">
      <w:pPr>
        <w:pStyle w:val="ListParagraph"/>
        <w:rPr>
          <w:lang w:val="es-PR"/>
        </w:rPr>
      </w:pPr>
    </w:p>
    <w:p w14:paraId="2B4CC87B" w14:textId="77777777" w:rsidR="006D746E" w:rsidRPr="00A86A46" w:rsidRDefault="0093435D" w:rsidP="009E2C45">
      <w:pPr>
        <w:pStyle w:val="ListParagraph"/>
        <w:numPr>
          <w:ilvl w:val="0"/>
          <w:numId w:val="4"/>
        </w:numPr>
        <w:rPr>
          <w:lang w:val="es-PR"/>
        </w:rPr>
      </w:pPr>
      <w:proofErr w:type="spellStart"/>
      <w:r w:rsidRPr="00A86A46">
        <w:rPr>
          <w:lang w:val="es-PR"/>
        </w:rPr>
        <w:t>Aparecerá</w:t>
      </w:r>
      <w:proofErr w:type="spellEnd"/>
      <w:r w:rsidRPr="00A86A46">
        <w:rPr>
          <w:lang w:val="es-PR"/>
        </w:rPr>
        <w:t xml:space="preserve"> un chat para </w:t>
      </w:r>
      <w:proofErr w:type="spellStart"/>
      <w:r w:rsidRPr="00A86A46">
        <w:rPr>
          <w:lang w:val="es-PR"/>
        </w:rPr>
        <w:t>crear</w:t>
      </w:r>
      <w:proofErr w:type="spellEnd"/>
      <w:r w:rsidRPr="00A86A46">
        <w:rPr>
          <w:lang w:val="es-PR"/>
        </w:rPr>
        <w:t xml:space="preserve"> </w:t>
      </w:r>
      <w:proofErr w:type="spellStart"/>
      <w:r w:rsidRPr="00A86A46">
        <w:rPr>
          <w:lang w:val="es-PR"/>
        </w:rPr>
        <w:t>el</w:t>
      </w:r>
      <w:proofErr w:type="spellEnd"/>
      <w:r w:rsidRPr="00A86A46">
        <w:rPr>
          <w:lang w:val="es-PR"/>
        </w:rPr>
        <w:t xml:space="preserve"> </w:t>
      </w:r>
      <w:proofErr w:type="spellStart"/>
      <w:r w:rsidRPr="00A86A46">
        <w:rPr>
          <w:lang w:val="es-PR"/>
        </w:rPr>
        <w:t>agente</w:t>
      </w:r>
      <w:proofErr w:type="spellEnd"/>
      <w:r w:rsidRPr="00A86A46">
        <w:rPr>
          <w:lang w:val="es-PR"/>
        </w:rPr>
        <w:t xml:space="preserve">, escribe lo </w:t>
      </w:r>
      <w:proofErr w:type="spellStart"/>
      <w:r w:rsidRPr="00A86A46">
        <w:rPr>
          <w:lang w:val="es-PR"/>
        </w:rPr>
        <w:t>siguiente</w:t>
      </w:r>
      <w:proofErr w:type="spellEnd"/>
      <w:r w:rsidRPr="00A86A46">
        <w:rPr>
          <w:lang w:val="es-PR"/>
        </w:rPr>
        <w:t xml:space="preserve">: </w:t>
      </w:r>
      <w:r w:rsidRPr="00A86A46">
        <w:rPr>
          <w:b/>
          <w:lang w:val="es-PR"/>
        </w:rPr>
        <w:t>“</w:t>
      </w:r>
      <w:r w:rsidR="001360F9" w:rsidRPr="00A86A46">
        <w:rPr>
          <w:b/>
          <w:lang w:val="es-PR"/>
        </w:rPr>
        <w:t>create an agent that classifies customer complaints, identifies the 5 most urgent ones, and suggests solutions based on previous similar cases.</w:t>
      </w:r>
      <w:r w:rsidRPr="00A86A46">
        <w:rPr>
          <w:b/>
          <w:lang w:val="es-PR"/>
        </w:rPr>
        <w:t>”</w:t>
      </w:r>
      <w:r w:rsidR="009E2C45" w:rsidRPr="00A86A46">
        <w:rPr>
          <w:b/>
          <w:lang w:val="es-PR"/>
        </w:rPr>
        <w:t xml:space="preserve"> </w:t>
      </w:r>
    </w:p>
    <w:p w14:paraId="7F504B2B" w14:textId="77777777" w:rsidR="006D746E" w:rsidRPr="00A86A46" w:rsidRDefault="006D746E" w:rsidP="006D746E">
      <w:pPr>
        <w:pStyle w:val="ListParagraph"/>
        <w:rPr>
          <w:b/>
          <w:lang w:val="es-PR"/>
        </w:rPr>
      </w:pPr>
    </w:p>
    <w:p w14:paraId="1BA802CA" w14:textId="4660BBB0" w:rsidR="00CB162F" w:rsidRPr="00A86A46" w:rsidRDefault="006D746E" w:rsidP="006D746E">
      <w:pPr>
        <w:pStyle w:val="ListParagraph"/>
        <w:rPr>
          <w:lang w:val="es-PR"/>
        </w:rPr>
      </w:pPr>
      <w:r w:rsidRPr="00A86A46">
        <w:rPr>
          <w:b/>
          <w:lang w:val="es-PR"/>
        </w:rPr>
        <w:t>*</w:t>
      </w:r>
      <w:r w:rsidR="009E2C45" w:rsidRPr="00A86A46">
        <w:rPr>
          <w:b/>
          <w:lang w:val="es-PR"/>
        </w:rPr>
        <w:t xml:space="preserve">NOTA: </w:t>
      </w:r>
      <w:r w:rsidR="009E2C45" w:rsidRPr="00A86A46">
        <w:rPr>
          <w:lang w:val="es-PR"/>
        </w:rPr>
        <w:t>Pudiesen recibir diferentes mensajes en esta etapa</w:t>
      </w:r>
    </w:p>
    <w:p w14:paraId="5996B682" w14:textId="77777777" w:rsidR="009E2C45" w:rsidRPr="00A86A46" w:rsidRDefault="009E2C45" w:rsidP="009E2C45">
      <w:pPr>
        <w:pStyle w:val="ListParagraph"/>
        <w:rPr>
          <w:b/>
          <w:lang w:val="es-PR"/>
        </w:rPr>
      </w:pPr>
    </w:p>
    <w:p w14:paraId="30744984" w14:textId="6F42E825" w:rsidR="009E2C45" w:rsidRPr="00A86A46" w:rsidRDefault="009E2C45" w:rsidP="009E2C45">
      <w:pPr>
        <w:pStyle w:val="ListParagraph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74D0D750" wp14:editId="23F26B99">
            <wp:extent cx="5211675" cy="3235025"/>
            <wp:effectExtent l="0" t="0" r="8255" b="3810"/>
            <wp:docPr id="85251108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11084" name="Picture 1" descr="A screenshot of a cha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230" cy="32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2D1D" w14:textId="77777777" w:rsidR="008C11D9" w:rsidRPr="00A86A46" w:rsidRDefault="008C11D9" w:rsidP="009E2C45">
      <w:pPr>
        <w:pStyle w:val="ListParagraph"/>
        <w:rPr>
          <w:lang w:val="es-PR"/>
        </w:rPr>
      </w:pPr>
    </w:p>
    <w:p w14:paraId="433AD098" w14:textId="5FEFA0A1" w:rsidR="00C510B5" w:rsidRPr="00A86A46" w:rsidRDefault="008C11D9" w:rsidP="009E2C45">
      <w:pPr>
        <w:pStyle w:val="ListParagraph"/>
        <w:numPr>
          <w:ilvl w:val="0"/>
          <w:numId w:val="4"/>
        </w:numPr>
        <w:rPr>
          <w:lang w:val="es-PR"/>
        </w:rPr>
      </w:pPr>
      <w:r w:rsidRPr="00A86A46">
        <w:rPr>
          <w:lang w:val="es-PR"/>
        </w:rPr>
        <w:t>Si les hace preguntas podrían tomar estas respuestas como ejemplos</w:t>
      </w:r>
      <w:r w:rsidR="006C0D1F" w:rsidRPr="00A86A46">
        <w:rPr>
          <w:lang w:val="es-PR"/>
        </w:rPr>
        <w:t>,</w:t>
      </w:r>
      <w:r w:rsidRPr="00A86A46">
        <w:rPr>
          <w:lang w:val="es-PR"/>
        </w:rPr>
        <w:t xml:space="preserve"> pero recuerden que su solución puede tener otro foco u objetivo. </w:t>
      </w:r>
      <w:proofErr w:type="spellStart"/>
      <w:r w:rsidRPr="00A86A46">
        <w:rPr>
          <w:lang w:val="es-PR"/>
        </w:rPr>
        <w:t>That’s</w:t>
      </w:r>
      <w:proofErr w:type="spellEnd"/>
      <w:r w:rsidRPr="00A86A46">
        <w:rPr>
          <w:lang w:val="es-PR"/>
        </w:rPr>
        <w:t xml:space="preserve"> </w:t>
      </w:r>
      <w:proofErr w:type="spellStart"/>
      <w:r w:rsidRPr="00A86A46">
        <w:rPr>
          <w:lang w:val="es-PR"/>
        </w:rPr>
        <w:t>the</w:t>
      </w:r>
      <w:proofErr w:type="spellEnd"/>
      <w:r w:rsidRPr="00A86A46">
        <w:rPr>
          <w:lang w:val="es-PR"/>
        </w:rPr>
        <w:t xml:space="preserve"> idea! </w:t>
      </w:r>
    </w:p>
    <w:p w14:paraId="6C632805" w14:textId="207A8701" w:rsidR="008C11D9" w:rsidRPr="00A86A46" w:rsidRDefault="008C11D9" w:rsidP="008C11D9">
      <w:pPr>
        <w:pStyle w:val="NormalWeb"/>
        <w:numPr>
          <w:ilvl w:val="0"/>
          <w:numId w:val="8"/>
        </w:numPr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</w:pPr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Nombre: elegir el sugerido o darle uno nuevo</w:t>
      </w:r>
    </w:p>
    <w:p w14:paraId="3303465F" w14:textId="5E7D5F41" w:rsidR="008C11D9" w:rsidRPr="00A86A46" w:rsidRDefault="008C11D9" w:rsidP="008C11D9">
      <w:pPr>
        <w:pStyle w:val="NormalWeb"/>
        <w:numPr>
          <w:ilvl w:val="0"/>
          <w:numId w:val="8"/>
        </w:numPr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</w:pPr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En </w:t>
      </w:r>
      <w:proofErr w:type="spell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qué</w:t>
      </w:r>
      <w:proofErr w:type="spell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 </w:t>
      </w:r>
      <w:proofErr w:type="spell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enfatizar</w:t>
      </w:r>
      <w:proofErr w:type="spell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: identifies the 5 most urgent ones, consider the old ones</w:t>
      </w:r>
    </w:p>
    <w:p w14:paraId="1FAF7C69" w14:textId="36F8B52B" w:rsidR="008C11D9" w:rsidRPr="00A86A46" w:rsidRDefault="008C11D9" w:rsidP="008C11D9">
      <w:pPr>
        <w:pStyle w:val="NormalWeb"/>
        <w:numPr>
          <w:ilvl w:val="0"/>
          <w:numId w:val="8"/>
        </w:numPr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</w:pPr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Estilo de </w:t>
      </w:r>
      <w:proofErr w:type="spell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comunicación</w:t>
      </w:r>
      <w:proofErr w:type="spell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: formal</w:t>
      </w:r>
    </w:p>
    <w:p w14:paraId="2A449014" w14:textId="7E4AFA19" w:rsidR="008C11D9" w:rsidRPr="00A86A46" w:rsidRDefault="008C11D9" w:rsidP="008C11D9">
      <w:pPr>
        <w:pStyle w:val="NormalWeb"/>
        <w:numPr>
          <w:ilvl w:val="0"/>
          <w:numId w:val="8"/>
        </w:numPr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</w:pPr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datos públicos: indicar que no</w:t>
      </w:r>
    </w:p>
    <w:p w14:paraId="23581121" w14:textId="29AB3D7C" w:rsidR="008C11D9" w:rsidRPr="00A86A46" w:rsidRDefault="009102B3" w:rsidP="008C11D9">
      <w:pPr>
        <w:pStyle w:val="NormalWeb"/>
        <w:numPr>
          <w:ilvl w:val="0"/>
          <w:numId w:val="8"/>
        </w:numPr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</w:pPr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D</w:t>
      </w:r>
      <w:r w:rsidR="008C11D9"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atos </w:t>
      </w:r>
      <w:proofErr w:type="spellStart"/>
      <w:r w:rsidR="008C11D9"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adicionales</w:t>
      </w:r>
      <w:proofErr w:type="spellEnd"/>
      <w:r w:rsidR="008C11D9"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: Guidelines for the Agent When Suggesting Solutions for Customer Complaints:</w:t>
      </w:r>
    </w:p>
    <w:p w14:paraId="0495EBDE" w14:textId="77777777" w:rsidR="008C11D9" w:rsidRPr="00A86A46" w:rsidRDefault="008C11D9" w:rsidP="008C11D9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</w:pPr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Classification: Only consider claims classified as "complaints" in the classification column.</w:t>
      </w:r>
    </w:p>
    <w:p w14:paraId="06866511" w14:textId="77777777" w:rsidR="008C11D9" w:rsidRPr="00A86A46" w:rsidRDefault="008C11D9" w:rsidP="008C11D9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</w:pPr>
      <w:proofErr w:type="spell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Claim</w:t>
      </w:r>
      <w:proofErr w:type="spell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 </w:t>
      </w:r>
      <w:proofErr w:type="gram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Status</w:t>
      </w:r>
      <w:proofErr w:type="gram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:</w:t>
      </w:r>
    </w:p>
    <w:p w14:paraId="6CDFE03D" w14:textId="77777777" w:rsidR="008C11D9" w:rsidRPr="00A86A46" w:rsidRDefault="008C11D9" w:rsidP="008C11D9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</w:pPr>
      <w:proofErr w:type="spell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Prioritize</w:t>
      </w:r>
      <w:proofErr w:type="spell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: Focus </w:t>
      </w:r>
      <w:proofErr w:type="spell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on</w:t>
      </w:r>
      <w:proofErr w:type="spell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 </w:t>
      </w:r>
      <w:proofErr w:type="spell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complaints</w:t>
      </w:r>
      <w:proofErr w:type="spell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 with the </w:t>
      </w:r>
      <w:proofErr w:type="gram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status</w:t>
      </w:r>
      <w:proofErr w:type="gram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 "New" to ensure timely resolution.</w:t>
      </w:r>
    </w:p>
    <w:p w14:paraId="63AA84A9" w14:textId="77777777" w:rsidR="008C11D9" w:rsidRPr="00A86A46" w:rsidRDefault="008C11D9" w:rsidP="008C11D9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</w:pPr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Reference: Use complaints with the status "Closed" and "Resolved" as references for potential solutions.</w:t>
      </w:r>
    </w:p>
    <w:p w14:paraId="20563834" w14:textId="6732BEAA" w:rsidR="008C11D9" w:rsidRPr="009102B3" w:rsidRDefault="008C11D9" w:rsidP="009102B3">
      <w:pPr>
        <w:pStyle w:val="NormalWeb"/>
        <w:numPr>
          <w:ilvl w:val="0"/>
          <w:numId w:val="6"/>
        </w:numPr>
        <w:rPr>
          <w:lang w:val="es-PR"/>
        </w:rPr>
      </w:pPr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Age of Complaint: Prioritize older complaints first </w:t>
      </w:r>
      <w:proofErr w:type="spell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to</w:t>
      </w:r>
      <w:proofErr w:type="spell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 </w:t>
      </w:r>
      <w:proofErr w:type="spell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address</w:t>
      </w:r>
      <w:proofErr w:type="spell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 </w:t>
      </w:r>
      <w:proofErr w:type="spell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long</w:t>
      </w:r>
      <w:proofErr w:type="spell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 xml:space="preserve">-standing </w:t>
      </w:r>
      <w:proofErr w:type="spellStart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issues</w:t>
      </w:r>
      <w:proofErr w:type="spellEnd"/>
      <w:r w:rsidRPr="00A86A46">
        <w:rPr>
          <w:rFonts w:asciiTheme="minorHAnsi" w:eastAsiaTheme="minorHAnsi" w:hAnsiTheme="minorHAnsi" w:cstheme="minorBidi"/>
          <w:kern w:val="2"/>
          <w:lang w:val="es-PR"/>
          <w14:ligatures w14:val="standardContextual"/>
        </w:rPr>
        <w:t>.</w:t>
      </w:r>
    </w:p>
    <w:p w14:paraId="0DA136E8" w14:textId="77777777" w:rsidR="00B33D11" w:rsidRPr="00A86A46" w:rsidRDefault="00B33D11" w:rsidP="009102B3">
      <w:pPr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63D08D2E" wp14:editId="0E4BD0A7">
            <wp:extent cx="5260568" cy="2733696"/>
            <wp:effectExtent l="0" t="0" r="0" b="0"/>
            <wp:docPr id="39781688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16889" name="Picture 1" descr="A screenshot of a cha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19" cy="273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23AF" w14:textId="6B4F04C4" w:rsidR="006D746E" w:rsidRPr="00A86A46" w:rsidRDefault="00CD72B1" w:rsidP="00CD72B1">
      <w:pPr>
        <w:pStyle w:val="ListParagraph"/>
        <w:numPr>
          <w:ilvl w:val="0"/>
          <w:numId w:val="4"/>
        </w:numPr>
        <w:rPr>
          <w:lang w:val="es-PR"/>
        </w:rPr>
      </w:pPr>
      <w:r w:rsidRPr="00A86A46">
        <w:rPr>
          <w:lang w:val="es-PR"/>
        </w:rPr>
        <w:t xml:space="preserve">Una vez finalicen las preguntas y </w:t>
      </w:r>
      <w:r w:rsidR="00C03025" w:rsidRPr="00A86A46">
        <w:rPr>
          <w:lang w:val="es-PR"/>
        </w:rPr>
        <w:t>nos aparezca</w:t>
      </w:r>
      <w:r w:rsidRPr="00A86A46">
        <w:rPr>
          <w:lang w:val="es-PR"/>
        </w:rPr>
        <w:t xml:space="preserve"> el siguiente mensaje</w:t>
      </w:r>
      <w:r w:rsidR="00C03025" w:rsidRPr="00A86A46">
        <w:rPr>
          <w:lang w:val="es-PR"/>
        </w:rPr>
        <w:t xml:space="preserve">, </w:t>
      </w:r>
      <w:r w:rsidR="006C0D1F" w:rsidRPr="00A86A46">
        <w:rPr>
          <w:lang w:val="es-PR"/>
        </w:rPr>
        <w:t xml:space="preserve">hacemos clic al botón azul de </w:t>
      </w:r>
      <w:proofErr w:type="spellStart"/>
      <w:r w:rsidR="006C0D1F" w:rsidRPr="00A86A46">
        <w:rPr>
          <w:b/>
          <w:lang w:val="es-PR"/>
        </w:rPr>
        <w:t>Create</w:t>
      </w:r>
      <w:proofErr w:type="spellEnd"/>
      <w:r w:rsidR="006C0D1F" w:rsidRPr="00A86A46">
        <w:rPr>
          <w:lang w:val="es-PR"/>
        </w:rPr>
        <w:t xml:space="preserve">. Debe aparecer en la lista de agentes. </w:t>
      </w:r>
    </w:p>
    <w:p w14:paraId="4B1361A6" w14:textId="77777777" w:rsidR="006D746E" w:rsidRPr="00A86A46" w:rsidRDefault="006D746E" w:rsidP="006D746E">
      <w:pPr>
        <w:pStyle w:val="ListParagraph"/>
        <w:rPr>
          <w:lang w:val="es-PR"/>
        </w:rPr>
      </w:pPr>
    </w:p>
    <w:p w14:paraId="559EA010" w14:textId="09638C8B" w:rsidR="006C0D1F" w:rsidRPr="00A86A46" w:rsidRDefault="006D746E" w:rsidP="006D746E">
      <w:pPr>
        <w:pStyle w:val="ListParagraph"/>
        <w:rPr>
          <w:lang w:val="es-PR"/>
        </w:rPr>
      </w:pPr>
      <w:r w:rsidRPr="00A86A46">
        <w:rPr>
          <w:lang w:val="es-PR"/>
        </w:rPr>
        <w:t>*</w:t>
      </w:r>
      <w:r w:rsidRPr="00A86A46">
        <w:rPr>
          <w:b/>
          <w:lang w:val="es-PR"/>
        </w:rPr>
        <w:t>NOTA</w:t>
      </w:r>
      <w:r w:rsidRPr="00A86A46">
        <w:rPr>
          <w:lang w:val="es-PR"/>
        </w:rPr>
        <w:t xml:space="preserve">: </w:t>
      </w:r>
      <w:r w:rsidR="006734E3" w:rsidRPr="00A86A46">
        <w:rPr>
          <w:lang w:val="es-PR"/>
        </w:rPr>
        <w:t xml:space="preserve">Si les solicita el </w:t>
      </w:r>
      <w:proofErr w:type="spellStart"/>
      <w:r w:rsidR="006734E3" w:rsidRPr="00A86A46">
        <w:rPr>
          <w:lang w:val="es-PR"/>
        </w:rPr>
        <w:t>path</w:t>
      </w:r>
      <w:proofErr w:type="spellEnd"/>
      <w:r w:rsidR="006734E3" w:rsidRPr="00A86A46">
        <w:rPr>
          <w:lang w:val="es-PR"/>
        </w:rPr>
        <w:t xml:space="preserve"> </w:t>
      </w:r>
      <w:proofErr w:type="gramStart"/>
      <w:r w:rsidR="006734E3" w:rsidRPr="00A86A46">
        <w:rPr>
          <w:lang w:val="es-PR"/>
        </w:rPr>
        <w:t>del data</w:t>
      </w:r>
      <w:proofErr w:type="gramEnd"/>
      <w:r w:rsidRPr="00A86A46">
        <w:rPr>
          <w:lang w:val="es-PR"/>
        </w:rPr>
        <w:t xml:space="preserve"> </w:t>
      </w:r>
      <w:proofErr w:type="spellStart"/>
      <w:r w:rsidR="006734E3" w:rsidRPr="00A86A46">
        <w:rPr>
          <w:lang w:val="es-PR"/>
        </w:rPr>
        <w:t>sour</w:t>
      </w:r>
      <w:r w:rsidR="002E3786" w:rsidRPr="00A86A46">
        <w:rPr>
          <w:lang w:val="es-PR"/>
        </w:rPr>
        <w:t>e</w:t>
      </w:r>
      <w:proofErr w:type="spellEnd"/>
      <w:r w:rsidR="002E3786" w:rsidRPr="00A86A46">
        <w:rPr>
          <w:lang w:val="es-PR"/>
        </w:rPr>
        <w:t xml:space="preserve"> pueden obviarlo en este paso por que lo haremos </w:t>
      </w:r>
      <w:r w:rsidRPr="00A86A46">
        <w:rPr>
          <w:lang w:val="es-PR"/>
        </w:rPr>
        <w:t>en los siguientes pasos.</w:t>
      </w:r>
      <w:r w:rsidR="002E3786" w:rsidRPr="00A86A46">
        <w:rPr>
          <w:lang w:val="es-PR"/>
        </w:rPr>
        <w:t xml:space="preserve"> </w:t>
      </w:r>
    </w:p>
    <w:p w14:paraId="0D045CCD" w14:textId="1D880FBC" w:rsidR="00B33D11" w:rsidRPr="00A86A46" w:rsidRDefault="006C0D1F" w:rsidP="006C0D1F">
      <w:pPr>
        <w:ind w:left="360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07D05027" wp14:editId="0A707165">
            <wp:extent cx="5152571" cy="959501"/>
            <wp:effectExtent l="0" t="0" r="0" b="0"/>
            <wp:docPr id="197019327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93278" name="Picture 1" descr="A screenshot of a cha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5467" cy="9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71" w:rsidRPr="00A86A46">
        <w:rPr>
          <w:lang w:val="es-PR"/>
        </w:rPr>
        <w:t xml:space="preserve"> </w:t>
      </w:r>
    </w:p>
    <w:p w14:paraId="7F316496" w14:textId="1A124800" w:rsidR="005F4528" w:rsidRPr="00A86A46" w:rsidRDefault="00325707" w:rsidP="006C0D1F">
      <w:pPr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4874D640" wp14:editId="3A51EB20">
            <wp:extent cx="2006821" cy="465718"/>
            <wp:effectExtent l="0" t="0" r="0" b="0"/>
            <wp:docPr id="64747170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71707" name="Picture 1" descr="A screenshot of a phon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6821" cy="4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88F9" w14:textId="77777777" w:rsidR="00066B8D" w:rsidRPr="00A86A46" w:rsidRDefault="00066B8D" w:rsidP="006C0D1F">
      <w:pPr>
        <w:jc w:val="center"/>
        <w:rPr>
          <w:lang w:val="es-PR"/>
        </w:rPr>
      </w:pPr>
    </w:p>
    <w:p w14:paraId="3EBB8DB1" w14:textId="4CB92114" w:rsidR="005F4528" w:rsidRPr="00A86A46" w:rsidRDefault="008C2D93" w:rsidP="008065D2">
      <w:pPr>
        <w:pStyle w:val="ListParagraph"/>
        <w:numPr>
          <w:ilvl w:val="0"/>
          <w:numId w:val="4"/>
        </w:numPr>
        <w:rPr>
          <w:lang w:val="es-PR"/>
        </w:rPr>
      </w:pPr>
      <w:r w:rsidRPr="00A86A46">
        <w:rPr>
          <w:lang w:val="es-PR"/>
        </w:rPr>
        <w:t xml:space="preserve">Abrimos el agente y en la pestaña de </w:t>
      </w:r>
      <w:proofErr w:type="spellStart"/>
      <w:r w:rsidRPr="00A86A46">
        <w:rPr>
          <w:lang w:val="es-PR"/>
        </w:rPr>
        <w:t>overview</w:t>
      </w:r>
      <w:proofErr w:type="spellEnd"/>
      <w:r w:rsidRPr="00A86A46">
        <w:rPr>
          <w:lang w:val="es-PR"/>
        </w:rPr>
        <w:t xml:space="preserve">, vamos a actualizar el </w:t>
      </w:r>
      <w:proofErr w:type="spellStart"/>
      <w:r w:rsidRPr="00A86A46">
        <w:rPr>
          <w:lang w:val="es-PR"/>
        </w:rPr>
        <w:t>knowledge</w:t>
      </w:r>
      <w:proofErr w:type="spellEnd"/>
      <w:r w:rsidRPr="00A86A46">
        <w:rPr>
          <w:lang w:val="es-PR"/>
        </w:rPr>
        <w:t xml:space="preserve">. Seleccionaremos la tabla que creamos en el </w:t>
      </w:r>
      <w:r w:rsidRPr="00A86A46">
        <w:rPr>
          <w:b/>
          <w:lang w:val="es-PR"/>
        </w:rPr>
        <w:t xml:space="preserve">Paso 1: Crear la tabla en </w:t>
      </w:r>
      <w:proofErr w:type="spellStart"/>
      <w:r w:rsidRPr="00A86A46">
        <w:rPr>
          <w:b/>
          <w:lang w:val="es-PR"/>
        </w:rPr>
        <w:t>Dataverse</w:t>
      </w:r>
      <w:proofErr w:type="spellEnd"/>
    </w:p>
    <w:p w14:paraId="0E584DA8" w14:textId="5990FE99" w:rsidR="00EE3669" w:rsidRPr="00A86A46" w:rsidRDefault="00C864EC" w:rsidP="007B0E61">
      <w:pPr>
        <w:pStyle w:val="ListParagraph"/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2A840BED" wp14:editId="7874D64B">
            <wp:extent cx="3853543" cy="1410641"/>
            <wp:effectExtent l="0" t="0" r="0" b="0"/>
            <wp:docPr id="912038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38807" name="Picture 1" descr="A screenshot of a computer&#10;&#10;AI-generated content may be incorrect."/>
                    <pic:cNvPicPr/>
                  </pic:nvPicPr>
                  <pic:blipFill rotWithShape="1">
                    <a:blip r:embed="rId25"/>
                    <a:srcRect r="27353" b="57740"/>
                    <a:stretch/>
                  </pic:blipFill>
                  <pic:spPr bwMode="auto">
                    <a:xfrm>
                      <a:off x="0" y="0"/>
                      <a:ext cx="3859970" cy="141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1A44" w14:textId="77777777" w:rsidR="006D5EB4" w:rsidRPr="00A86A46" w:rsidRDefault="006D5EB4" w:rsidP="00EE3669">
      <w:pPr>
        <w:pStyle w:val="ListParagraph"/>
        <w:rPr>
          <w:lang w:val="es-PR"/>
        </w:rPr>
      </w:pPr>
    </w:p>
    <w:p w14:paraId="7FCED9D7" w14:textId="1DABE766" w:rsidR="00667D88" w:rsidRPr="00A86A46" w:rsidRDefault="006D5EB4" w:rsidP="007B0E61">
      <w:pPr>
        <w:pStyle w:val="ListParagraph"/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5BC989EF" wp14:editId="61F899F3">
            <wp:extent cx="3540034" cy="1172824"/>
            <wp:effectExtent l="0" t="0" r="3810" b="8890"/>
            <wp:docPr id="981742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4284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813" cy="11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BA4" w:rsidRPr="00A86A46">
        <w:rPr>
          <w:lang w:val="es-PR"/>
        </w:rPr>
        <w:drawing>
          <wp:inline distT="0" distB="0" distL="0" distR="0" wp14:anchorId="081E651C" wp14:editId="211A0388">
            <wp:extent cx="4219947" cy="2719070"/>
            <wp:effectExtent l="0" t="0" r="9525" b="5080"/>
            <wp:docPr id="244020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031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8546" cy="272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DF1E" w14:textId="580EEB49" w:rsidR="00667D88" w:rsidRPr="00A86A46" w:rsidRDefault="00667D88" w:rsidP="007B0E61">
      <w:pPr>
        <w:pStyle w:val="ListParagraph"/>
        <w:numPr>
          <w:ilvl w:val="0"/>
          <w:numId w:val="4"/>
        </w:numPr>
        <w:rPr>
          <w:lang w:val="es-PR"/>
        </w:rPr>
      </w:pPr>
      <w:r w:rsidRPr="00A86A46">
        <w:rPr>
          <w:lang w:val="es-PR"/>
        </w:rPr>
        <w:t>Para añadir la tabla, haz una búsqueda por el nombre de la tabla</w:t>
      </w:r>
      <w:r w:rsidR="004C0834" w:rsidRPr="00A86A46">
        <w:rPr>
          <w:lang w:val="es-PR"/>
        </w:rPr>
        <w:t xml:space="preserve">. Selecciona </w:t>
      </w:r>
      <w:r w:rsidR="004C0834" w:rsidRPr="00A86A46">
        <w:rPr>
          <w:b/>
          <w:lang w:val="es-PR"/>
        </w:rPr>
        <w:t>Next</w:t>
      </w:r>
      <w:r w:rsidR="004C0834" w:rsidRPr="00A86A46">
        <w:rPr>
          <w:lang w:val="es-PR"/>
        </w:rPr>
        <w:t xml:space="preserve"> y finalmente </w:t>
      </w:r>
      <w:proofErr w:type="spellStart"/>
      <w:r w:rsidR="004C0834" w:rsidRPr="00A86A46">
        <w:rPr>
          <w:b/>
          <w:lang w:val="es-PR"/>
        </w:rPr>
        <w:t>Add</w:t>
      </w:r>
      <w:proofErr w:type="spellEnd"/>
      <w:r w:rsidR="004C0834" w:rsidRPr="00A86A46">
        <w:rPr>
          <w:lang w:val="es-PR"/>
        </w:rPr>
        <w:t>.</w:t>
      </w:r>
    </w:p>
    <w:p w14:paraId="29091CBF" w14:textId="77777777" w:rsidR="00215FE3" w:rsidRPr="00A86A46" w:rsidRDefault="00667D88" w:rsidP="004C0834">
      <w:pPr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133F3FC5" wp14:editId="27381A3D">
            <wp:extent cx="5335560" cy="3509726"/>
            <wp:effectExtent l="0" t="0" r="0" b="0"/>
            <wp:docPr id="1196511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147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4908" cy="354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79E4" w14:textId="77777777" w:rsidR="00215FE3" w:rsidRPr="00A86A46" w:rsidRDefault="00215FE3">
      <w:pPr>
        <w:rPr>
          <w:lang w:val="es-PR"/>
        </w:rPr>
      </w:pPr>
    </w:p>
    <w:p w14:paraId="010CAFDC" w14:textId="253DDD09" w:rsidR="00254456" w:rsidRPr="00A86A46" w:rsidRDefault="00254456">
      <w:pPr>
        <w:rPr>
          <w:b/>
          <w:lang w:val="es-PR"/>
        </w:rPr>
      </w:pPr>
      <w:r w:rsidRPr="00A86A46">
        <w:rPr>
          <w:b/>
          <w:lang w:val="es-PR"/>
        </w:rPr>
        <w:t>Paso</w:t>
      </w:r>
      <w:r w:rsidR="00C621F9" w:rsidRPr="00A86A46">
        <w:rPr>
          <w:b/>
          <w:lang w:val="es-PR"/>
        </w:rPr>
        <w:t xml:space="preserve"> </w:t>
      </w:r>
      <w:r w:rsidR="008F6B93" w:rsidRPr="00A86A46">
        <w:rPr>
          <w:b/>
          <w:lang w:val="es-PR"/>
        </w:rPr>
        <w:t>4</w:t>
      </w:r>
      <w:r w:rsidR="009704E2" w:rsidRPr="00A86A46">
        <w:rPr>
          <w:b/>
          <w:lang w:val="es-PR"/>
        </w:rPr>
        <w:t xml:space="preserve"> - Ajustando las capacidades generativas</w:t>
      </w:r>
    </w:p>
    <w:p w14:paraId="31110D9C" w14:textId="275AA058" w:rsidR="00E2675D" w:rsidRPr="00A86A46" w:rsidRDefault="00215FE3" w:rsidP="008F6B93">
      <w:pPr>
        <w:pStyle w:val="ListParagraph"/>
        <w:numPr>
          <w:ilvl w:val="0"/>
          <w:numId w:val="5"/>
        </w:numPr>
        <w:rPr>
          <w:lang w:val="es-PR"/>
        </w:rPr>
      </w:pPr>
      <w:proofErr w:type="spellStart"/>
      <w:proofErr w:type="gramStart"/>
      <w:r w:rsidRPr="00A86A46">
        <w:rPr>
          <w:lang w:val="es-PR"/>
        </w:rPr>
        <w:t>Click</w:t>
      </w:r>
      <w:proofErr w:type="spellEnd"/>
      <w:proofErr w:type="gramEnd"/>
      <w:r w:rsidRPr="00A86A46">
        <w:rPr>
          <w:lang w:val="es-PR"/>
        </w:rPr>
        <w:t xml:space="preserve"> </w:t>
      </w:r>
      <w:r w:rsidR="009704E2" w:rsidRPr="00A86A46">
        <w:rPr>
          <w:lang w:val="es-PR"/>
        </w:rPr>
        <w:t>en</w:t>
      </w:r>
      <w:r w:rsidRPr="00A86A46">
        <w:rPr>
          <w:lang w:val="es-PR"/>
        </w:rPr>
        <w:t xml:space="preserve"> </w:t>
      </w:r>
      <w:proofErr w:type="spellStart"/>
      <w:r w:rsidRPr="00A86A46">
        <w:rPr>
          <w:b/>
          <w:lang w:val="es-PR"/>
        </w:rPr>
        <w:t>Settings</w:t>
      </w:r>
      <w:proofErr w:type="spellEnd"/>
    </w:p>
    <w:p w14:paraId="5A5B3E65" w14:textId="77777777" w:rsidR="00834474" w:rsidRPr="00A86A46" w:rsidRDefault="00834474" w:rsidP="00834474">
      <w:pPr>
        <w:pStyle w:val="ListParagraph"/>
        <w:rPr>
          <w:lang w:val="es-PR"/>
        </w:rPr>
      </w:pPr>
    </w:p>
    <w:p w14:paraId="79B87B7F" w14:textId="78806D00" w:rsidR="00E2675D" w:rsidRPr="00A86A46" w:rsidRDefault="00E2675D" w:rsidP="00E2675D">
      <w:pPr>
        <w:pStyle w:val="ListParagraph"/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71E28BA3" wp14:editId="2B9B816D">
            <wp:extent cx="5627252" cy="1733266"/>
            <wp:effectExtent l="0" t="0" r="0" b="635"/>
            <wp:docPr id="1208472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7264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0684" cy="17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1AF8" w14:textId="77777777" w:rsidR="00834474" w:rsidRPr="00A86A46" w:rsidRDefault="00834474" w:rsidP="00E2675D">
      <w:pPr>
        <w:pStyle w:val="ListParagraph"/>
        <w:jc w:val="center"/>
        <w:rPr>
          <w:lang w:val="es-PR"/>
        </w:rPr>
      </w:pPr>
    </w:p>
    <w:p w14:paraId="3704E98D" w14:textId="6C6667E3" w:rsidR="00B30EAA" w:rsidRPr="00A86A46" w:rsidRDefault="00B30EAA" w:rsidP="00242AA8">
      <w:pPr>
        <w:pStyle w:val="ListParagraph"/>
        <w:numPr>
          <w:ilvl w:val="0"/>
          <w:numId w:val="5"/>
        </w:numPr>
        <w:rPr>
          <w:lang w:val="es-PR"/>
        </w:rPr>
      </w:pPr>
      <w:r w:rsidRPr="00A86A46">
        <w:rPr>
          <w:lang w:val="es-PR"/>
        </w:rPr>
        <w:t>Haz los siguientes cambios:</w:t>
      </w:r>
      <w:r w:rsidR="00222C27" w:rsidRPr="00A86A46">
        <w:rPr>
          <w:lang w:val="es-PR"/>
        </w:rPr>
        <w:t xml:space="preserve"> </w:t>
      </w:r>
      <w:r w:rsidR="004E55D3" w:rsidRPr="00A86A46">
        <w:rPr>
          <w:lang w:val="es-PR"/>
        </w:rPr>
        <w:t xml:space="preserve">Seleccionar </w:t>
      </w:r>
      <w:r w:rsidR="004E55D3" w:rsidRPr="00A86A46">
        <w:rPr>
          <w:b/>
          <w:lang w:val="es-PR"/>
        </w:rPr>
        <w:t>Generative AI (</w:t>
      </w:r>
      <w:proofErr w:type="spellStart"/>
      <w:r w:rsidR="004E55D3" w:rsidRPr="00A86A46">
        <w:rPr>
          <w:b/>
          <w:lang w:val="es-PR"/>
        </w:rPr>
        <w:t>preview</w:t>
      </w:r>
      <w:proofErr w:type="spellEnd"/>
      <w:r w:rsidR="004E55D3" w:rsidRPr="00A86A46">
        <w:rPr>
          <w:b/>
          <w:lang w:val="es-PR"/>
        </w:rPr>
        <w:t>)</w:t>
      </w:r>
      <w:r w:rsidR="00222C27" w:rsidRPr="00A86A46">
        <w:rPr>
          <w:lang w:val="es-PR"/>
        </w:rPr>
        <w:t xml:space="preserve"> y c</w:t>
      </w:r>
      <w:r w:rsidR="007170D1" w:rsidRPr="00A86A46">
        <w:rPr>
          <w:lang w:val="es-PR"/>
        </w:rPr>
        <w:t xml:space="preserve">ambiar el </w:t>
      </w:r>
      <w:proofErr w:type="spellStart"/>
      <w:r w:rsidR="00834474" w:rsidRPr="00A86A46">
        <w:rPr>
          <w:lang w:val="es-PR"/>
        </w:rPr>
        <w:t>S</w:t>
      </w:r>
      <w:r w:rsidR="007170D1" w:rsidRPr="00A86A46">
        <w:rPr>
          <w:lang w:val="es-PR"/>
        </w:rPr>
        <w:t>trict</w:t>
      </w:r>
      <w:proofErr w:type="spellEnd"/>
      <w:r w:rsidR="007170D1" w:rsidRPr="00A86A46">
        <w:rPr>
          <w:lang w:val="es-PR"/>
        </w:rPr>
        <w:t xml:space="preserve"> </w:t>
      </w:r>
      <w:proofErr w:type="spellStart"/>
      <w:r w:rsidR="007170D1" w:rsidRPr="00A86A46">
        <w:rPr>
          <w:lang w:val="es-PR"/>
        </w:rPr>
        <w:t>level</w:t>
      </w:r>
      <w:proofErr w:type="spellEnd"/>
      <w:r w:rsidR="00225BE2" w:rsidRPr="00A86A46">
        <w:rPr>
          <w:lang w:val="es-PR"/>
        </w:rPr>
        <w:t xml:space="preserve"> a </w:t>
      </w:r>
      <w:r w:rsidR="00225BE2" w:rsidRPr="00A86A46">
        <w:rPr>
          <w:b/>
          <w:lang w:val="es-PR"/>
        </w:rPr>
        <w:t>Medium</w:t>
      </w:r>
      <w:r w:rsidR="00242AA8" w:rsidRPr="00A86A46">
        <w:rPr>
          <w:b/>
          <w:lang w:val="es-PR"/>
        </w:rPr>
        <w:t xml:space="preserve"> – More </w:t>
      </w:r>
      <w:proofErr w:type="spellStart"/>
      <w:r w:rsidR="00242AA8" w:rsidRPr="00A86A46">
        <w:rPr>
          <w:b/>
          <w:lang w:val="es-PR"/>
        </w:rPr>
        <w:t>Balanced</w:t>
      </w:r>
      <w:proofErr w:type="spellEnd"/>
      <w:r w:rsidR="00C60449" w:rsidRPr="00A86A46">
        <w:rPr>
          <w:b/>
          <w:lang w:val="es-PR"/>
        </w:rPr>
        <w:t xml:space="preserve"> y </w:t>
      </w:r>
      <w:r w:rsidR="00C60449" w:rsidRPr="00A86A46">
        <w:rPr>
          <w:lang w:val="es-PR"/>
        </w:rPr>
        <w:t>clic en</w:t>
      </w:r>
      <w:r w:rsidR="00C60449" w:rsidRPr="00A86A46">
        <w:rPr>
          <w:b/>
          <w:lang w:val="es-PR"/>
        </w:rPr>
        <w:t xml:space="preserve"> </w:t>
      </w:r>
      <w:proofErr w:type="spellStart"/>
      <w:r w:rsidR="00C60449" w:rsidRPr="00A86A46">
        <w:rPr>
          <w:b/>
          <w:lang w:val="es-PR"/>
        </w:rPr>
        <w:t>Save</w:t>
      </w:r>
      <w:proofErr w:type="spellEnd"/>
      <w:r w:rsidR="00C60449" w:rsidRPr="00A86A46">
        <w:rPr>
          <w:b/>
          <w:lang w:val="es-PR"/>
        </w:rPr>
        <w:t>.</w:t>
      </w:r>
    </w:p>
    <w:p w14:paraId="0EBF120E" w14:textId="77777777" w:rsidR="006568FD" w:rsidRPr="00A86A46" w:rsidRDefault="00215FE3" w:rsidP="009B56A3">
      <w:pPr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3077CFDB" wp14:editId="16B66C9A">
            <wp:extent cx="5847898" cy="2579427"/>
            <wp:effectExtent l="0" t="0" r="635" b="0"/>
            <wp:docPr id="402652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52251" name="Picture 1" descr="A screenshot of a computer&#10;&#10;AI-generated content may be incorrect."/>
                    <pic:cNvPicPr/>
                  </pic:nvPicPr>
                  <pic:blipFill rotWithShape="1">
                    <a:blip r:embed="rId30"/>
                    <a:srcRect l="805" r="14580" b="13616"/>
                    <a:stretch/>
                  </pic:blipFill>
                  <pic:spPr bwMode="auto">
                    <a:xfrm>
                      <a:off x="0" y="0"/>
                      <a:ext cx="5856512" cy="258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F9F8C" w14:textId="77777777" w:rsidR="001D7DF4" w:rsidRPr="00A86A46" w:rsidRDefault="001D7DF4">
      <w:pPr>
        <w:rPr>
          <w:lang w:val="es-PR"/>
        </w:rPr>
      </w:pPr>
    </w:p>
    <w:p w14:paraId="54B6AB44" w14:textId="61600C95" w:rsidR="001D7DF4" w:rsidRPr="00A86A46" w:rsidRDefault="001D7DF4">
      <w:pPr>
        <w:rPr>
          <w:b/>
          <w:lang w:val="es-PR"/>
        </w:rPr>
      </w:pPr>
      <w:r w:rsidRPr="00A86A46">
        <w:rPr>
          <w:b/>
          <w:lang w:val="es-PR"/>
        </w:rPr>
        <w:t xml:space="preserve">Paso </w:t>
      </w:r>
      <w:r w:rsidR="00834474" w:rsidRPr="00A86A46">
        <w:rPr>
          <w:b/>
          <w:lang w:val="es-PR"/>
        </w:rPr>
        <w:t>5</w:t>
      </w:r>
      <w:r w:rsidRPr="00A86A46">
        <w:rPr>
          <w:b/>
          <w:lang w:val="es-PR"/>
        </w:rPr>
        <w:t xml:space="preserve"> - Publicar el Agente:</w:t>
      </w:r>
    </w:p>
    <w:p w14:paraId="4C868295" w14:textId="5F6A14C1" w:rsidR="001D7DF4" w:rsidRPr="00A86A46" w:rsidRDefault="001D7DF4" w:rsidP="009B56A3">
      <w:pPr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03AB1F89" wp14:editId="5ACF99BA">
            <wp:extent cx="5362303" cy="2720108"/>
            <wp:effectExtent l="0" t="0" r="0" b="4445"/>
            <wp:docPr id="305437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3780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4062" cy="27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351D" w14:textId="77777777" w:rsidR="006568FD" w:rsidRPr="00A86A46" w:rsidRDefault="006568FD">
      <w:pPr>
        <w:rPr>
          <w:lang w:val="es-PR"/>
        </w:rPr>
      </w:pPr>
    </w:p>
    <w:p w14:paraId="196EC186" w14:textId="78ACDF6B" w:rsidR="00DA1922" w:rsidRPr="00A86A46" w:rsidRDefault="006568FD">
      <w:pPr>
        <w:rPr>
          <w:b/>
          <w:lang w:val="es-PR"/>
        </w:rPr>
      </w:pPr>
      <w:r w:rsidRPr="00A86A46">
        <w:rPr>
          <w:b/>
          <w:lang w:val="es-PR"/>
        </w:rPr>
        <w:t xml:space="preserve">Paso </w:t>
      </w:r>
      <w:r w:rsidR="00EE6B62" w:rsidRPr="00A86A46">
        <w:rPr>
          <w:b/>
          <w:lang w:val="es-PR"/>
        </w:rPr>
        <w:t>6</w:t>
      </w:r>
      <w:r w:rsidRPr="00A86A46">
        <w:rPr>
          <w:b/>
          <w:lang w:val="es-PR"/>
        </w:rPr>
        <w:t xml:space="preserve"> </w:t>
      </w:r>
      <w:r w:rsidR="00EE6B62" w:rsidRPr="00A86A46">
        <w:rPr>
          <w:b/>
          <w:lang w:val="es-PR"/>
        </w:rPr>
        <w:t>-</w:t>
      </w:r>
      <w:r w:rsidR="00DA1922" w:rsidRPr="00A86A46">
        <w:rPr>
          <w:b/>
          <w:lang w:val="es-PR"/>
        </w:rPr>
        <w:t xml:space="preserve"> Agregar un </w:t>
      </w:r>
      <w:proofErr w:type="spellStart"/>
      <w:r w:rsidR="00DA1922" w:rsidRPr="00A86A46">
        <w:rPr>
          <w:b/>
          <w:lang w:val="es-PR"/>
        </w:rPr>
        <w:t>trigger</w:t>
      </w:r>
      <w:proofErr w:type="spellEnd"/>
      <w:r w:rsidR="00DA1922" w:rsidRPr="00A86A46">
        <w:rPr>
          <w:b/>
          <w:lang w:val="es-PR"/>
        </w:rPr>
        <w:t xml:space="preserve">, automática creara un flujo en </w:t>
      </w:r>
      <w:proofErr w:type="spellStart"/>
      <w:r w:rsidR="00DA1922" w:rsidRPr="00A86A46">
        <w:rPr>
          <w:b/>
          <w:lang w:val="es-PR"/>
        </w:rPr>
        <w:t>Power</w:t>
      </w:r>
      <w:proofErr w:type="spellEnd"/>
      <w:r w:rsidR="00DA1922" w:rsidRPr="00A86A46">
        <w:rPr>
          <w:b/>
          <w:lang w:val="es-PR"/>
        </w:rPr>
        <w:t xml:space="preserve"> </w:t>
      </w:r>
      <w:proofErr w:type="spellStart"/>
      <w:r w:rsidR="00DA1922" w:rsidRPr="00A86A46">
        <w:rPr>
          <w:b/>
          <w:lang w:val="es-PR"/>
        </w:rPr>
        <w:t>Automate</w:t>
      </w:r>
      <w:proofErr w:type="spellEnd"/>
    </w:p>
    <w:p w14:paraId="6ACE4EEB" w14:textId="22869938" w:rsidR="00554385" w:rsidRPr="00A86A46" w:rsidRDefault="003D7BE9" w:rsidP="003D7BE9">
      <w:pPr>
        <w:pStyle w:val="ListParagraph"/>
        <w:numPr>
          <w:ilvl w:val="0"/>
          <w:numId w:val="9"/>
        </w:numPr>
        <w:rPr>
          <w:lang w:val="es-PR"/>
        </w:rPr>
      </w:pPr>
      <w:r w:rsidRPr="00A86A46">
        <w:rPr>
          <w:lang w:val="es-PR"/>
        </w:rPr>
        <w:t xml:space="preserve">Selecciona el botón de cuadriculado y </w:t>
      </w:r>
      <w:r w:rsidR="00276269" w:rsidRPr="00A86A46">
        <w:rPr>
          <w:lang w:val="es-PR"/>
        </w:rPr>
        <w:t xml:space="preserve">haz clic en </w:t>
      </w:r>
      <w:proofErr w:type="spellStart"/>
      <w:r w:rsidR="00276269" w:rsidRPr="00A86A46">
        <w:rPr>
          <w:b/>
          <w:lang w:val="es-PR"/>
        </w:rPr>
        <w:t>Power</w:t>
      </w:r>
      <w:proofErr w:type="spellEnd"/>
      <w:r w:rsidR="00276269" w:rsidRPr="00A86A46">
        <w:rPr>
          <w:b/>
          <w:lang w:val="es-PR"/>
        </w:rPr>
        <w:t xml:space="preserve"> </w:t>
      </w:r>
      <w:proofErr w:type="spellStart"/>
      <w:r w:rsidR="00276269" w:rsidRPr="00A86A46">
        <w:rPr>
          <w:b/>
          <w:lang w:val="es-PR"/>
        </w:rPr>
        <w:t>Automate</w:t>
      </w:r>
      <w:proofErr w:type="spellEnd"/>
    </w:p>
    <w:p w14:paraId="7E993238" w14:textId="0C5C77D1" w:rsidR="00554385" w:rsidRPr="00A86A46" w:rsidRDefault="00554385" w:rsidP="009B56A3">
      <w:pPr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526D5382" wp14:editId="083804E8">
            <wp:extent cx="4196204" cy="3655540"/>
            <wp:effectExtent l="0" t="0" r="0" b="2540"/>
            <wp:docPr id="499411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1115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5702" cy="36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6843" w14:textId="77777777" w:rsidR="00902910" w:rsidRPr="00A86A46" w:rsidRDefault="00902910">
      <w:pPr>
        <w:rPr>
          <w:lang w:val="es-PR"/>
        </w:rPr>
      </w:pPr>
    </w:p>
    <w:p w14:paraId="594BA803" w14:textId="65E7A37C" w:rsidR="006526C3" w:rsidRPr="00A86A46" w:rsidRDefault="003C63D1" w:rsidP="00276269">
      <w:pPr>
        <w:pStyle w:val="ListParagraph"/>
        <w:numPr>
          <w:ilvl w:val="0"/>
          <w:numId w:val="9"/>
        </w:numPr>
        <w:rPr>
          <w:lang w:val="es-PR"/>
        </w:rPr>
      </w:pPr>
      <w:r w:rsidRPr="00A86A46">
        <w:rPr>
          <w:lang w:val="es-PR"/>
        </w:rPr>
        <w:t>Asegúrate</w:t>
      </w:r>
      <w:r w:rsidR="006526C3" w:rsidRPr="00A86A46">
        <w:rPr>
          <w:lang w:val="es-PR"/>
        </w:rPr>
        <w:t xml:space="preserve"> de que estes en el </w:t>
      </w:r>
      <w:proofErr w:type="spellStart"/>
      <w:r w:rsidR="006526C3" w:rsidRPr="00A86A46">
        <w:rPr>
          <w:lang w:val="es-PR"/>
        </w:rPr>
        <w:t>Environment</w:t>
      </w:r>
      <w:proofErr w:type="spellEnd"/>
      <w:r w:rsidR="006526C3" w:rsidRPr="00A86A46">
        <w:rPr>
          <w:lang w:val="es-PR"/>
        </w:rPr>
        <w:t xml:space="preserve"> de tu usuario. Si no, realiza el cambio.</w:t>
      </w:r>
    </w:p>
    <w:p w14:paraId="45E9C731" w14:textId="77777777" w:rsidR="003C63D1" w:rsidRPr="00A86A46" w:rsidRDefault="003C63D1" w:rsidP="003C63D1">
      <w:pPr>
        <w:pStyle w:val="ListParagraph"/>
        <w:rPr>
          <w:lang w:val="es-PR"/>
        </w:rPr>
      </w:pPr>
    </w:p>
    <w:p w14:paraId="3970EC7A" w14:textId="75154BE4" w:rsidR="006526C3" w:rsidRPr="00A86A46" w:rsidRDefault="006C08C7" w:rsidP="006C08C7">
      <w:pPr>
        <w:pStyle w:val="ListParagraph"/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4D0D63A9" wp14:editId="47781BB3">
            <wp:extent cx="2990288" cy="661917"/>
            <wp:effectExtent l="0" t="0" r="635" b="5080"/>
            <wp:docPr id="112385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1881" name="Picture 1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07"/>
                    <a:stretch/>
                  </pic:blipFill>
                  <pic:spPr bwMode="auto">
                    <a:xfrm>
                      <a:off x="0" y="0"/>
                      <a:ext cx="2991267" cy="66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5484E" w14:textId="1C85EFC2" w:rsidR="0027571B" w:rsidRPr="00A86A46" w:rsidRDefault="0027571B" w:rsidP="00276269">
      <w:pPr>
        <w:pStyle w:val="ListParagraph"/>
        <w:numPr>
          <w:ilvl w:val="0"/>
          <w:numId w:val="9"/>
        </w:numPr>
        <w:rPr>
          <w:lang w:val="es-PR"/>
        </w:rPr>
      </w:pPr>
      <w:r w:rsidRPr="00A86A46">
        <w:rPr>
          <w:lang w:val="es-PR"/>
        </w:rPr>
        <w:t xml:space="preserve">Una vez en </w:t>
      </w:r>
      <w:proofErr w:type="spellStart"/>
      <w:r w:rsidRPr="00A86A46">
        <w:rPr>
          <w:b/>
          <w:lang w:val="es-PR"/>
        </w:rPr>
        <w:t>Power</w:t>
      </w:r>
      <w:proofErr w:type="spellEnd"/>
      <w:r w:rsidRPr="00A86A46">
        <w:rPr>
          <w:b/>
          <w:lang w:val="es-PR"/>
        </w:rPr>
        <w:t xml:space="preserve"> </w:t>
      </w:r>
      <w:proofErr w:type="spellStart"/>
      <w:r w:rsidRPr="00A86A46">
        <w:rPr>
          <w:b/>
          <w:lang w:val="es-PR"/>
        </w:rPr>
        <w:t>Automate</w:t>
      </w:r>
      <w:proofErr w:type="spellEnd"/>
      <w:r w:rsidR="00276269" w:rsidRPr="00A86A46">
        <w:rPr>
          <w:lang w:val="es-PR"/>
        </w:rPr>
        <w:t>, a</w:t>
      </w:r>
      <w:r w:rsidR="000A68EC" w:rsidRPr="00A86A46">
        <w:rPr>
          <w:lang w:val="es-PR"/>
        </w:rPr>
        <w:t xml:space="preserve">cceder </w:t>
      </w:r>
      <w:r w:rsidR="00AE62A1" w:rsidRPr="00A86A46">
        <w:rPr>
          <w:b/>
          <w:lang w:val="es-PR"/>
        </w:rPr>
        <w:t>+</w:t>
      </w:r>
      <w:proofErr w:type="spellStart"/>
      <w:r w:rsidR="00AE62A1" w:rsidRPr="00A86A46">
        <w:rPr>
          <w:b/>
          <w:lang w:val="es-PR"/>
        </w:rPr>
        <w:t>Create</w:t>
      </w:r>
      <w:proofErr w:type="spellEnd"/>
      <w:r w:rsidR="00AE62A1" w:rsidRPr="00A86A46">
        <w:rPr>
          <w:lang w:val="es-PR"/>
        </w:rPr>
        <w:t xml:space="preserve"> -&gt; </w:t>
      </w:r>
      <w:proofErr w:type="spellStart"/>
      <w:r w:rsidR="00AE62A1" w:rsidRPr="00A86A46">
        <w:rPr>
          <w:lang w:val="es-PR"/>
        </w:rPr>
        <w:t>Automated</w:t>
      </w:r>
      <w:proofErr w:type="spellEnd"/>
      <w:r w:rsidR="00AE62A1" w:rsidRPr="00A86A46">
        <w:rPr>
          <w:lang w:val="es-PR"/>
        </w:rPr>
        <w:t xml:space="preserve"> </w:t>
      </w:r>
      <w:proofErr w:type="spellStart"/>
      <w:r w:rsidR="00902910" w:rsidRPr="00A86A46">
        <w:rPr>
          <w:lang w:val="es-PR"/>
        </w:rPr>
        <w:t>cloud</w:t>
      </w:r>
      <w:proofErr w:type="spellEnd"/>
      <w:r w:rsidR="00902910" w:rsidRPr="00A86A46">
        <w:rPr>
          <w:lang w:val="es-PR"/>
        </w:rPr>
        <w:t xml:space="preserve"> </w:t>
      </w:r>
      <w:proofErr w:type="spellStart"/>
      <w:r w:rsidR="00902910" w:rsidRPr="00A86A46">
        <w:rPr>
          <w:lang w:val="es-PR"/>
        </w:rPr>
        <w:t>flow</w:t>
      </w:r>
      <w:proofErr w:type="spellEnd"/>
    </w:p>
    <w:p w14:paraId="20AFA5A6" w14:textId="6EDDAB30" w:rsidR="00902910" w:rsidRPr="00A86A46" w:rsidRDefault="00902910" w:rsidP="009B56A3">
      <w:pPr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48FD415B" wp14:editId="0605A164">
            <wp:extent cx="4722223" cy="3137554"/>
            <wp:effectExtent l="0" t="0" r="2540" b="5715"/>
            <wp:docPr id="210867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792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7324" cy="31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9BF6" w14:textId="2E459286" w:rsidR="00922E46" w:rsidRPr="00A86A46" w:rsidRDefault="00F61B75">
      <w:pPr>
        <w:pStyle w:val="ListParagraph"/>
        <w:numPr>
          <w:ilvl w:val="0"/>
          <w:numId w:val="9"/>
        </w:numPr>
        <w:rPr>
          <w:lang w:val="es-PR"/>
        </w:rPr>
      </w:pPr>
      <w:r w:rsidRPr="00A86A46">
        <w:rPr>
          <w:lang w:val="es-PR"/>
        </w:rPr>
        <w:t>Colócale</w:t>
      </w:r>
      <w:r w:rsidR="00F36EE5" w:rsidRPr="00A86A46">
        <w:rPr>
          <w:lang w:val="es-PR"/>
        </w:rPr>
        <w:t xml:space="preserve"> el nombre de </w:t>
      </w:r>
      <w:proofErr w:type="spellStart"/>
      <w:r w:rsidR="00F36EE5" w:rsidRPr="00A86A46">
        <w:rPr>
          <w:lang w:val="es-PR"/>
        </w:rPr>
        <w:t>Weekly</w:t>
      </w:r>
      <w:proofErr w:type="spellEnd"/>
      <w:r w:rsidR="00F36EE5" w:rsidRPr="00A86A46">
        <w:rPr>
          <w:lang w:val="es-PR"/>
        </w:rPr>
        <w:t xml:space="preserve"> </w:t>
      </w:r>
      <w:proofErr w:type="spellStart"/>
      <w:r w:rsidR="00F36EE5" w:rsidRPr="00A86A46">
        <w:rPr>
          <w:lang w:val="es-PR"/>
        </w:rPr>
        <w:t>R</w:t>
      </w:r>
      <w:r w:rsidR="007309B8" w:rsidRPr="00A86A46">
        <w:rPr>
          <w:lang w:val="es-PR"/>
        </w:rPr>
        <w:t>ecurrent</w:t>
      </w:r>
      <w:proofErr w:type="spellEnd"/>
      <w:r w:rsidR="00F36EE5" w:rsidRPr="00A86A46">
        <w:rPr>
          <w:lang w:val="es-PR"/>
        </w:rPr>
        <w:t xml:space="preserve"> </w:t>
      </w:r>
      <w:proofErr w:type="spellStart"/>
      <w:r w:rsidRPr="00A86A46">
        <w:rPr>
          <w:lang w:val="es-PR"/>
        </w:rPr>
        <w:t>Trigger</w:t>
      </w:r>
      <w:proofErr w:type="spellEnd"/>
      <w:r w:rsidR="00F36EE5" w:rsidRPr="00A86A46">
        <w:rPr>
          <w:lang w:val="es-PR"/>
        </w:rPr>
        <w:t xml:space="preserve"> </w:t>
      </w:r>
      <w:r w:rsidRPr="00A86A46">
        <w:rPr>
          <w:lang w:val="es-PR"/>
        </w:rPr>
        <w:t>y luego</w:t>
      </w:r>
      <w:r w:rsidR="00B3165D" w:rsidRPr="00A86A46">
        <w:rPr>
          <w:lang w:val="es-PR"/>
        </w:rPr>
        <w:t xml:space="preserve"> </w:t>
      </w:r>
      <w:proofErr w:type="spellStart"/>
      <w:r w:rsidR="00B3165D" w:rsidRPr="00A86A46">
        <w:rPr>
          <w:b/>
          <w:lang w:val="es-PR"/>
        </w:rPr>
        <w:t>Skip</w:t>
      </w:r>
      <w:proofErr w:type="spellEnd"/>
      <w:r w:rsidR="00922E46" w:rsidRPr="00A86A46">
        <w:rPr>
          <w:lang w:val="es-PR"/>
        </w:rPr>
        <w:br w:type="page"/>
      </w:r>
    </w:p>
    <w:p w14:paraId="63C9121A" w14:textId="77777777" w:rsidR="006A56FD" w:rsidRPr="00A86A46" w:rsidRDefault="00980C8D" w:rsidP="00B3165D">
      <w:pPr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0A91128B" wp14:editId="405922EA">
            <wp:extent cx="3950135" cy="2503406"/>
            <wp:effectExtent l="0" t="0" r="0" b="0"/>
            <wp:docPr id="174692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21160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135" cy="25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A377" w14:textId="5ED34F9F" w:rsidR="00F61B75" w:rsidRPr="00A86A46" w:rsidRDefault="00F61B75" w:rsidP="00F61B75">
      <w:pPr>
        <w:pStyle w:val="ListParagraph"/>
        <w:numPr>
          <w:ilvl w:val="0"/>
          <w:numId w:val="9"/>
        </w:numPr>
        <w:rPr>
          <w:b/>
          <w:lang w:val="es-PR"/>
        </w:rPr>
      </w:pPr>
      <w:r w:rsidRPr="00A86A46">
        <w:rPr>
          <w:lang w:val="es-PR"/>
        </w:rPr>
        <w:t xml:space="preserve">Selecciona el ícono de </w:t>
      </w:r>
      <w:proofErr w:type="spellStart"/>
      <w:r w:rsidRPr="00A86A46">
        <w:rPr>
          <w:b/>
          <w:lang w:val="es-PR"/>
        </w:rPr>
        <w:t>Add</w:t>
      </w:r>
      <w:proofErr w:type="spellEnd"/>
      <w:r w:rsidRPr="00A86A46">
        <w:rPr>
          <w:b/>
          <w:lang w:val="es-PR"/>
        </w:rPr>
        <w:t xml:space="preserve"> a </w:t>
      </w:r>
      <w:proofErr w:type="spellStart"/>
      <w:r w:rsidRPr="00A86A46">
        <w:rPr>
          <w:b/>
          <w:lang w:val="es-PR"/>
        </w:rPr>
        <w:t>trigger</w:t>
      </w:r>
      <w:proofErr w:type="spellEnd"/>
      <w:r w:rsidRPr="00A86A46">
        <w:rPr>
          <w:b/>
          <w:lang w:val="es-PR"/>
        </w:rPr>
        <w:t xml:space="preserve"> </w:t>
      </w:r>
      <w:r w:rsidRPr="00A86A46">
        <w:rPr>
          <w:lang w:val="es-PR"/>
        </w:rPr>
        <w:t>y elige el de</w:t>
      </w:r>
      <w:r w:rsidRPr="00A86A46">
        <w:rPr>
          <w:b/>
          <w:lang w:val="es-PR"/>
        </w:rPr>
        <w:t xml:space="preserve"> Schedule</w:t>
      </w:r>
    </w:p>
    <w:p w14:paraId="693707FE" w14:textId="77777777" w:rsidR="0053271D" w:rsidRPr="00A86A46" w:rsidRDefault="006A56FD" w:rsidP="00F61B75">
      <w:pPr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6929AA8A" wp14:editId="7E5268D1">
            <wp:extent cx="4026011" cy="2760980"/>
            <wp:effectExtent l="0" t="0" r="0" b="1270"/>
            <wp:docPr id="53534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4176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361" cy="276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FE9" w14:textId="77777777" w:rsidR="009A2216" w:rsidRPr="00A86A46" w:rsidRDefault="009A2216" w:rsidP="00F61B75">
      <w:pPr>
        <w:jc w:val="center"/>
        <w:rPr>
          <w:lang w:val="es-PR"/>
        </w:rPr>
      </w:pPr>
    </w:p>
    <w:p w14:paraId="294305CD" w14:textId="77777777" w:rsidR="009A2216" w:rsidRPr="00A86A46" w:rsidRDefault="009A2216" w:rsidP="00F61B75">
      <w:pPr>
        <w:jc w:val="center"/>
        <w:rPr>
          <w:lang w:val="es-PR"/>
        </w:rPr>
      </w:pPr>
    </w:p>
    <w:p w14:paraId="0CAC6874" w14:textId="47CF4FF5" w:rsidR="009A2216" w:rsidRPr="00A86A46" w:rsidRDefault="009A2216" w:rsidP="00F61B75">
      <w:pPr>
        <w:jc w:val="center"/>
        <w:rPr>
          <w:lang w:val="es-PR"/>
        </w:rPr>
      </w:pPr>
    </w:p>
    <w:p w14:paraId="2AA15B80" w14:textId="68295F0A" w:rsidR="00F61B75" w:rsidRPr="00A86A46" w:rsidRDefault="00F61B75">
      <w:pPr>
        <w:pStyle w:val="ListParagraph"/>
        <w:numPr>
          <w:ilvl w:val="0"/>
          <w:numId w:val="9"/>
        </w:numPr>
        <w:rPr>
          <w:lang w:val="es-PR"/>
        </w:rPr>
      </w:pPr>
      <w:r w:rsidRPr="00A86A46">
        <w:rPr>
          <w:lang w:val="es-PR"/>
        </w:rPr>
        <w:t>Ajusta la configuración de la siguiente manera:</w:t>
      </w:r>
      <w:r w:rsidR="0053271D" w:rsidRPr="00A86A46">
        <w:rPr>
          <w:lang w:val="es-PR"/>
        </w:rPr>
        <w:drawing>
          <wp:inline distT="0" distB="0" distL="0" distR="0" wp14:anchorId="4AA90F65" wp14:editId="3931B7E1">
            <wp:extent cx="4408714" cy="4657411"/>
            <wp:effectExtent l="0" t="0" r="0" b="0"/>
            <wp:docPr id="332733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3331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1849" cy="46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4F18" w14:textId="77777777" w:rsidR="00D95333" w:rsidRPr="00A86A46" w:rsidRDefault="00D95333" w:rsidP="00D95333">
      <w:pPr>
        <w:pStyle w:val="ListParagraph"/>
        <w:rPr>
          <w:lang w:val="es-PR"/>
        </w:rPr>
      </w:pPr>
    </w:p>
    <w:p w14:paraId="12E44D90" w14:textId="5E5BDA88" w:rsidR="0060749F" w:rsidRPr="00A86A46" w:rsidRDefault="0060749F" w:rsidP="0060749F">
      <w:pPr>
        <w:pStyle w:val="ListParagraph"/>
        <w:numPr>
          <w:ilvl w:val="0"/>
          <w:numId w:val="9"/>
        </w:numPr>
        <w:rPr>
          <w:lang w:val="es-PR"/>
        </w:rPr>
      </w:pPr>
      <w:r w:rsidRPr="00A86A46">
        <w:rPr>
          <w:lang w:val="es-PR"/>
        </w:rPr>
        <w:t xml:space="preserve">Selecciona el ícono de </w:t>
      </w:r>
      <w:r w:rsidRPr="00A86A46">
        <w:rPr>
          <w:b/>
          <w:lang w:val="es-PR"/>
        </w:rPr>
        <w:t>+</w:t>
      </w:r>
      <w:r w:rsidRPr="00A86A46">
        <w:rPr>
          <w:lang w:val="es-PR"/>
        </w:rPr>
        <w:t xml:space="preserve"> </w:t>
      </w:r>
      <w:r w:rsidR="00FC1368" w:rsidRPr="00A86A46">
        <w:rPr>
          <w:lang w:val="es-PR"/>
        </w:rPr>
        <w:t xml:space="preserve">… </w:t>
      </w:r>
      <w:proofErr w:type="spellStart"/>
      <w:r w:rsidRPr="00A86A46">
        <w:rPr>
          <w:b/>
          <w:lang w:val="es-PR"/>
        </w:rPr>
        <w:t>Add</w:t>
      </w:r>
      <w:proofErr w:type="spellEnd"/>
      <w:r w:rsidRPr="00A86A46">
        <w:rPr>
          <w:b/>
          <w:lang w:val="es-PR"/>
        </w:rPr>
        <w:t xml:space="preserve"> </w:t>
      </w:r>
      <w:proofErr w:type="spellStart"/>
      <w:r w:rsidRPr="00A86A46">
        <w:rPr>
          <w:b/>
          <w:lang w:val="es-PR"/>
        </w:rPr>
        <w:t>an</w:t>
      </w:r>
      <w:proofErr w:type="spellEnd"/>
      <w:r w:rsidRPr="00A86A46">
        <w:rPr>
          <w:b/>
          <w:lang w:val="es-PR"/>
        </w:rPr>
        <w:t xml:space="preserve"> </w:t>
      </w:r>
      <w:proofErr w:type="spellStart"/>
      <w:r w:rsidRPr="00A86A46">
        <w:rPr>
          <w:b/>
          <w:lang w:val="es-PR"/>
        </w:rPr>
        <w:t>action</w:t>
      </w:r>
      <w:proofErr w:type="spellEnd"/>
    </w:p>
    <w:p w14:paraId="4427E383" w14:textId="631125EE" w:rsidR="00324BB3" w:rsidRPr="00A86A46" w:rsidRDefault="00324BB3" w:rsidP="00FC1368">
      <w:pPr>
        <w:pStyle w:val="ListParagraph"/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23E90E1A" wp14:editId="3B0B127F">
            <wp:extent cx="4105820" cy="2348319"/>
            <wp:effectExtent l="0" t="0" r="9525" b="0"/>
            <wp:docPr id="1410282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241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8280" cy="23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7A0A" w14:textId="242E409A" w:rsidR="00B2275E" w:rsidRPr="00A86A46" w:rsidRDefault="00B2275E" w:rsidP="00B2275E">
      <w:pPr>
        <w:pStyle w:val="ListParagraph"/>
        <w:numPr>
          <w:ilvl w:val="0"/>
          <w:numId w:val="9"/>
        </w:numPr>
        <w:rPr>
          <w:b/>
          <w:lang w:val="es-PR"/>
        </w:rPr>
      </w:pPr>
      <w:r w:rsidRPr="00A86A46">
        <w:rPr>
          <w:lang w:val="es-PR"/>
        </w:rPr>
        <w:t xml:space="preserve">En el buscador escribimos </w:t>
      </w:r>
      <w:proofErr w:type="spellStart"/>
      <w:r w:rsidRPr="00A86A46">
        <w:rPr>
          <w:b/>
          <w:lang w:val="es-PR"/>
        </w:rPr>
        <w:t>Copilot</w:t>
      </w:r>
      <w:proofErr w:type="spellEnd"/>
      <w:r w:rsidRPr="00A86A46">
        <w:rPr>
          <w:lang w:val="es-PR"/>
        </w:rPr>
        <w:t xml:space="preserve"> y seleccionamos la opción que aparece en la lista llamada </w:t>
      </w:r>
      <w:proofErr w:type="spellStart"/>
      <w:r w:rsidRPr="00A86A46">
        <w:rPr>
          <w:b/>
          <w:lang w:val="es-PR"/>
        </w:rPr>
        <w:t>Excecute</w:t>
      </w:r>
      <w:proofErr w:type="spellEnd"/>
      <w:r w:rsidRPr="00A86A46">
        <w:rPr>
          <w:b/>
          <w:lang w:val="es-PR"/>
        </w:rPr>
        <w:t xml:space="preserve"> </w:t>
      </w:r>
      <w:proofErr w:type="spellStart"/>
      <w:r w:rsidRPr="00A86A46">
        <w:rPr>
          <w:b/>
          <w:lang w:val="es-PR"/>
        </w:rPr>
        <w:t>Copilot</w:t>
      </w:r>
      <w:proofErr w:type="spellEnd"/>
      <w:r w:rsidRPr="00A86A46">
        <w:rPr>
          <w:b/>
          <w:lang w:val="es-PR"/>
        </w:rPr>
        <w:t xml:space="preserve">  </w:t>
      </w:r>
    </w:p>
    <w:p w14:paraId="2B66D28D" w14:textId="77777777" w:rsidR="00E01DFB" w:rsidRPr="00A86A46" w:rsidRDefault="00E01DFB" w:rsidP="00324BB3">
      <w:pPr>
        <w:pStyle w:val="ListParagraph"/>
        <w:rPr>
          <w:lang w:val="es-PR"/>
        </w:rPr>
      </w:pPr>
    </w:p>
    <w:p w14:paraId="161F52E0" w14:textId="77777777" w:rsidR="00B2275E" w:rsidRPr="00A86A46" w:rsidRDefault="00B2275E" w:rsidP="00324BB3">
      <w:pPr>
        <w:pStyle w:val="ListParagraph"/>
        <w:rPr>
          <w:lang w:val="es-PR"/>
        </w:rPr>
      </w:pPr>
    </w:p>
    <w:p w14:paraId="2A717F60" w14:textId="24354450" w:rsidR="00E01DFB" w:rsidRPr="00A86A46" w:rsidRDefault="00E01DFB" w:rsidP="00324BB3">
      <w:pPr>
        <w:pStyle w:val="ListParagraph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2A8A8582" wp14:editId="0BEFF78D">
            <wp:extent cx="4820194" cy="5370705"/>
            <wp:effectExtent l="0" t="0" r="0" b="1905"/>
            <wp:docPr id="1575638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880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2422" cy="53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9132" w14:textId="77777777" w:rsidR="00B2275E" w:rsidRPr="00A86A46" w:rsidRDefault="00B2275E" w:rsidP="00324BB3">
      <w:pPr>
        <w:pStyle w:val="ListParagraph"/>
        <w:rPr>
          <w:lang w:val="es-PR"/>
        </w:rPr>
      </w:pPr>
    </w:p>
    <w:p w14:paraId="7AA5EDBA" w14:textId="77777777" w:rsidR="002822EB" w:rsidRPr="00A86A46" w:rsidRDefault="000F6FF0" w:rsidP="00B2275E">
      <w:pPr>
        <w:pStyle w:val="ListParagraph"/>
        <w:numPr>
          <w:ilvl w:val="0"/>
          <w:numId w:val="9"/>
        </w:numPr>
        <w:rPr>
          <w:lang w:val="es-PR"/>
        </w:rPr>
      </w:pPr>
      <w:r w:rsidRPr="00A86A46">
        <w:rPr>
          <w:lang w:val="es-PR"/>
        </w:rPr>
        <w:t xml:space="preserve">Seleccionamos </w:t>
      </w:r>
      <w:r w:rsidR="007F6C89" w:rsidRPr="00A86A46">
        <w:rPr>
          <w:lang w:val="es-PR"/>
        </w:rPr>
        <w:t>nuestro</w:t>
      </w:r>
      <w:r w:rsidR="00DF0D77" w:rsidRPr="00A86A46">
        <w:rPr>
          <w:lang w:val="es-PR"/>
        </w:rPr>
        <w:t xml:space="preserve"> </w:t>
      </w:r>
      <w:proofErr w:type="spellStart"/>
      <w:r w:rsidR="00EA749E" w:rsidRPr="00A86A46">
        <w:rPr>
          <w:lang w:val="es-PR"/>
        </w:rPr>
        <w:t>Copilot</w:t>
      </w:r>
      <w:proofErr w:type="spellEnd"/>
      <w:r w:rsidR="00EA749E" w:rsidRPr="00A86A46">
        <w:rPr>
          <w:lang w:val="es-PR"/>
        </w:rPr>
        <w:t xml:space="preserve"> </w:t>
      </w:r>
      <w:r w:rsidR="007F6C89" w:rsidRPr="00A86A46">
        <w:rPr>
          <w:lang w:val="es-PR"/>
        </w:rPr>
        <w:t xml:space="preserve">desde el </w:t>
      </w:r>
      <w:proofErr w:type="spellStart"/>
      <w:r w:rsidR="007F6C89" w:rsidRPr="00A86A46">
        <w:rPr>
          <w:lang w:val="es-PR"/>
        </w:rPr>
        <w:t>dropdown</w:t>
      </w:r>
      <w:proofErr w:type="spellEnd"/>
      <w:r w:rsidR="007F6C89" w:rsidRPr="00A86A46">
        <w:rPr>
          <w:lang w:val="es-PR"/>
        </w:rPr>
        <w:t xml:space="preserve"> </w:t>
      </w:r>
      <w:r w:rsidR="00553C63" w:rsidRPr="00A86A46">
        <w:rPr>
          <w:lang w:val="es-PR"/>
        </w:rPr>
        <w:t>menú</w:t>
      </w:r>
      <w:r w:rsidR="002822EB" w:rsidRPr="00A86A46">
        <w:rPr>
          <w:lang w:val="es-PR"/>
        </w:rPr>
        <w:t xml:space="preserve">. </w:t>
      </w:r>
    </w:p>
    <w:p w14:paraId="47EC4FF0" w14:textId="77777777" w:rsidR="002822EB" w:rsidRPr="00A86A46" w:rsidRDefault="002822EB" w:rsidP="002822EB">
      <w:pPr>
        <w:pStyle w:val="ListParagraph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297A5463" wp14:editId="02BC52FC">
            <wp:extent cx="5364367" cy="2265528"/>
            <wp:effectExtent l="0" t="0" r="8255" b="1905"/>
            <wp:docPr id="2109630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063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8916" cy="22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B446" w14:textId="3804BA73" w:rsidR="0060749F" w:rsidRPr="00A86A46" w:rsidRDefault="00553C63">
      <w:pPr>
        <w:pStyle w:val="ListParagraph"/>
        <w:numPr>
          <w:ilvl w:val="0"/>
          <w:numId w:val="9"/>
        </w:numPr>
        <w:rPr>
          <w:lang w:val="es-PR"/>
        </w:rPr>
      </w:pPr>
      <w:r w:rsidRPr="00A86A46">
        <w:rPr>
          <w:lang w:val="es-PR"/>
        </w:rPr>
        <w:t xml:space="preserve"> </w:t>
      </w:r>
      <w:proofErr w:type="spellStart"/>
      <w:r w:rsidR="002822EB" w:rsidRPr="00A86A46">
        <w:rPr>
          <w:lang w:val="es-PR"/>
        </w:rPr>
        <w:t>A</w:t>
      </w:r>
      <w:r w:rsidRPr="00A86A46">
        <w:rPr>
          <w:lang w:val="es-PR"/>
        </w:rPr>
        <w:t>justamos</w:t>
      </w:r>
      <w:proofErr w:type="spellEnd"/>
      <w:r w:rsidRPr="00A86A46">
        <w:rPr>
          <w:lang w:val="es-PR"/>
        </w:rPr>
        <w:t xml:space="preserve"> la </w:t>
      </w:r>
      <w:proofErr w:type="spellStart"/>
      <w:r w:rsidRPr="00A86A46">
        <w:rPr>
          <w:lang w:val="es-PR"/>
        </w:rPr>
        <w:t>propiedad</w:t>
      </w:r>
      <w:proofErr w:type="spellEnd"/>
      <w:r w:rsidRPr="00A86A46">
        <w:rPr>
          <w:lang w:val="es-PR"/>
        </w:rPr>
        <w:t xml:space="preserve"> de Body/Message a “Identif</w:t>
      </w:r>
      <w:r w:rsidR="00EE7CA1" w:rsidRPr="00A86A46">
        <w:rPr>
          <w:lang w:val="es-PR"/>
        </w:rPr>
        <w:t>y the 5 most urgent ones, consider the old ones”</w:t>
      </w:r>
      <w:r w:rsidR="007F640A" w:rsidRPr="00A86A46">
        <w:rPr>
          <w:lang w:val="es-PR"/>
        </w:rPr>
        <w:t>.</w:t>
      </w:r>
    </w:p>
    <w:p w14:paraId="4E63AAAF" w14:textId="05A9CE48" w:rsidR="002822EB" w:rsidRPr="00A86A46" w:rsidRDefault="002822EB" w:rsidP="002822EB">
      <w:pPr>
        <w:pStyle w:val="ListParagraph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5E5B5D85" wp14:editId="5D727457">
            <wp:extent cx="5076967" cy="2610612"/>
            <wp:effectExtent l="0" t="0" r="0" b="0"/>
            <wp:docPr id="1061045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45628" name="Picture 1" descr="A screenshot of a computer&#10;&#10;AI-generated content may be incorrect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725" cy="26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7E9E" w14:textId="1F591844" w:rsidR="00AE5CCD" w:rsidRPr="00A86A46" w:rsidRDefault="00AE5CCD" w:rsidP="003A3544">
      <w:pPr>
        <w:rPr>
          <w:ins w:id="0" w:author="Microsoft Word" w:date="2025-01-23T19:40:00Z" w16du:dateUtc="2025-01-23T23:40:00Z"/>
          <w:lang w:val="es-PR"/>
        </w:rPr>
      </w:pPr>
    </w:p>
    <w:p w14:paraId="494A604F" w14:textId="39BF9D64" w:rsidR="00922E46" w:rsidRPr="00A86A46" w:rsidRDefault="00E11B01">
      <w:pPr>
        <w:pStyle w:val="ListParagraph"/>
        <w:numPr>
          <w:ilvl w:val="0"/>
          <w:numId w:val="9"/>
        </w:numPr>
        <w:rPr>
          <w:lang w:val="es-PR"/>
        </w:rPr>
      </w:pPr>
      <w:r w:rsidRPr="00A86A46">
        <w:rPr>
          <w:lang w:val="es-PR"/>
        </w:rPr>
        <w:t xml:space="preserve">Selecciona </w:t>
      </w:r>
      <w:r w:rsidRPr="00A86A46">
        <w:rPr>
          <w:b/>
          <w:lang w:val="es-PR"/>
        </w:rPr>
        <w:t xml:space="preserve">Test </w:t>
      </w:r>
      <w:r w:rsidRPr="00A86A46">
        <w:rPr>
          <w:lang w:val="es-PR"/>
        </w:rPr>
        <w:t>para realizar una prueba del flujo.</w:t>
      </w:r>
      <w:r w:rsidR="00841D81" w:rsidRPr="00A86A46">
        <w:rPr>
          <w:lang w:val="es-PR"/>
        </w:rPr>
        <w:t xml:space="preserve"> </w:t>
      </w:r>
    </w:p>
    <w:p w14:paraId="7D654B4C" w14:textId="676BDD2B" w:rsidR="000515F5" w:rsidRPr="00A86A46" w:rsidRDefault="00E11B01" w:rsidP="00E436F6">
      <w:pPr>
        <w:pStyle w:val="ListParagraph"/>
        <w:jc w:val="center"/>
        <w:rPr>
          <w:lang w:val="es-PR"/>
        </w:rPr>
      </w:pPr>
      <w:r w:rsidRPr="00A86A46">
        <w:rPr>
          <w:lang w:val="es-PR"/>
        </w:rPr>
        <w:drawing>
          <wp:inline distT="0" distB="0" distL="0" distR="0" wp14:anchorId="3B6434EE" wp14:editId="4CC6F4E8">
            <wp:extent cx="1850978" cy="2115403"/>
            <wp:effectExtent l="0" t="0" r="0" b="0"/>
            <wp:docPr id="54781184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11848" name="Picture 1" descr="A screen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2861" cy="21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5F5" w:rsidRPr="00A86A46"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4858BD" w14:textId="77777777" w:rsidR="008E19FB" w:rsidRDefault="008E19FB" w:rsidP="001A4B96">
      <w:pPr>
        <w:spacing w:after="0" w:line="240" w:lineRule="auto"/>
      </w:pPr>
      <w:r>
        <w:separator/>
      </w:r>
    </w:p>
  </w:endnote>
  <w:endnote w:type="continuationSeparator" w:id="0">
    <w:p w14:paraId="59CD7472" w14:textId="77777777" w:rsidR="008E19FB" w:rsidRDefault="008E19FB" w:rsidP="001A4B96">
      <w:pPr>
        <w:spacing w:after="0" w:line="240" w:lineRule="auto"/>
      </w:pPr>
      <w:r>
        <w:continuationSeparator/>
      </w:r>
    </w:p>
  </w:endnote>
  <w:endnote w:type="continuationNotice" w:id="1">
    <w:p w14:paraId="27BA045E" w14:textId="77777777" w:rsidR="008E19FB" w:rsidRDefault="008E19F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13CE8E" w14:textId="77777777" w:rsidR="008E19FB" w:rsidRDefault="008E19FB" w:rsidP="001A4B96">
      <w:pPr>
        <w:spacing w:after="0" w:line="240" w:lineRule="auto"/>
      </w:pPr>
      <w:r>
        <w:separator/>
      </w:r>
    </w:p>
  </w:footnote>
  <w:footnote w:type="continuationSeparator" w:id="0">
    <w:p w14:paraId="0486CEAC" w14:textId="77777777" w:rsidR="008E19FB" w:rsidRDefault="008E19FB" w:rsidP="001A4B96">
      <w:pPr>
        <w:spacing w:after="0" w:line="240" w:lineRule="auto"/>
      </w:pPr>
      <w:r>
        <w:continuationSeparator/>
      </w:r>
    </w:p>
  </w:footnote>
  <w:footnote w:type="continuationNotice" w:id="1">
    <w:p w14:paraId="74CA39A1" w14:textId="77777777" w:rsidR="008E19FB" w:rsidRDefault="008E19F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E9C98" w14:textId="160F90DF" w:rsidR="001A4B96" w:rsidRPr="002F0ED4" w:rsidRDefault="00CF7351" w:rsidP="002F0ED4">
    <w:pPr>
      <w:pStyle w:val="Header"/>
      <w:jc w:val="center"/>
      <w:rPr>
        <w:lang w:val="es-ES"/>
      </w:rPr>
    </w:pPr>
    <w:r w:rsidRPr="002F0ED4">
      <w:rPr>
        <w:lang w:val="es-ES"/>
      </w:rPr>
      <w:t xml:space="preserve">Instrucciones para </w:t>
    </w:r>
    <w:r w:rsidR="001711B2" w:rsidRPr="002F0ED4">
      <w:rPr>
        <w:lang w:val="es-ES"/>
      </w:rPr>
      <w:t xml:space="preserve">Caso de uso, </w:t>
    </w:r>
    <w:r w:rsidRPr="002F0ED4">
      <w:rPr>
        <w:lang w:val="es-ES"/>
      </w:rPr>
      <w:t>Agente</w:t>
    </w:r>
    <w:r w:rsidR="002F0ED4">
      <w:rPr>
        <w:lang w:val="es-ES"/>
      </w:rPr>
      <w:t xml:space="preserve"> de Reclamaciones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9249D"/>
    <w:multiLevelType w:val="hybridMultilevel"/>
    <w:tmpl w:val="BA3C13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C74CA"/>
    <w:multiLevelType w:val="hybridMultilevel"/>
    <w:tmpl w:val="CC80D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854E6"/>
    <w:multiLevelType w:val="hybridMultilevel"/>
    <w:tmpl w:val="E8047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1B44F3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D0C14"/>
    <w:multiLevelType w:val="hybridMultilevel"/>
    <w:tmpl w:val="F2EE29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A80F46"/>
    <w:multiLevelType w:val="hybridMultilevel"/>
    <w:tmpl w:val="11B0FD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B53758"/>
    <w:multiLevelType w:val="hybridMultilevel"/>
    <w:tmpl w:val="11B0FD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17748"/>
    <w:multiLevelType w:val="hybridMultilevel"/>
    <w:tmpl w:val="8DD6BA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544F1A"/>
    <w:multiLevelType w:val="hybridMultilevel"/>
    <w:tmpl w:val="B42ED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04C34"/>
    <w:multiLevelType w:val="hybridMultilevel"/>
    <w:tmpl w:val="6AD4C6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09932772">
    <w:abstractNumId w:val="5"/>
  </w:num>
  <w:num w:numId="2" w16cid:durableId="496191587">
    <w:abstractNumId w:val="3"/>
  </w:num>
  <w:num w:numId="3" w16cid:durableId="309552872">
    <w:abstractNumId w:val="4"/>
  </w:num>
  <w:num w:numId="4" w16cid:durableId="693312089">
    <w:abstractNumId w:val="2"/>
  </w:num>
  <w:num w:numId="5" w16cid:durableId="1732314351">
    <w:abstractNumId w:val="0"/>
  </w:num>
  <w:num w:numId="6" w16cid:durableId="1085223614">
    <w:abstractNumId w:val="6"/>
  </w:num>
  <w:num w:numId="7" w16cid:durableId="1952474027">
    <w:abstractNumId w:val="7"/>
  </w:num>
  <w:num w:numId="8" w16cid:durableId="188959544">
    <w:abstractNumId w:val="8"/>
  </w:num>
  <w:num w:numId="9" w16cid:durableId="181015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2F5"/>
    <w:rsid w:val="00001338"/>
    <w:rsid w:val="000068D6"/>
    <w:rsid w:val="0001326B"/>
    <w:rsid w:val="00015720"/>
    <w:rsid w:val="000215BD"/>
    <w:rsid w:val="00022A47"/>
    <w:rsid w:val="00023C75"/>
    <w:rsid w:val="00026730"/>
    <w:rsid w:val="0003025A"/>
    <w:rsid w:val="00030827"/>
    <w:rsid w:val="00034749"/>
    <w:rsid w:val="000348C8"/>
    <w:rsid w:val="00035212"/>
    <w:rsid w:val="0004173A"/>
    <w:rsid w:val="000434E2"/>
    <w:rsid w:val="00045FDC"/>
    <w:rsid w:val="00046B60"/>
    <w:rsid w:val="000515F5"/>
    <w:rsid w:val="00051DBC"/>
    <w:rsid w:val="000561E0"/>
    <w:rsid w:val="00057807"/>
    <w:rsid w:val="0006035A"/>
    <w:rsid w:val="00060B04"/>
    <w:rsid w:val="000616FE"/>
    <w:rsid w:val="000617A3"/>
    <w:rsid w:val="00066B8D"/>
    <w:rsid w:val="0007327C"/>
    <w:rsid w:val="0007398F"/>
    <w:rsid w:val="00077066"/>
    <w:rsid w:val="00093EDB"/>
    <w:rsid w:val="00096349"/>
    <w:rsid w:val="000A68EC"/>
    <w:rsid w:val="000B50CD"/>
    <w:rsid w:val="000B5140"/>
    <w:rsid w:val="000C36CB"/>
    <w:rsid w:val="000C481C"/>
    <w:rsid w:val="000C5B98"/>
    <w:rsid w:val="000C6F7C"/>
    <w:rsid w:val="000D20B1"/>
    <w:rsid w:val="000D64F3"/>
    <w:rsid w:val="000E050F"/>
    <w:rsid w:val="000E1E02"/>
    <w:rsid w:val="000E205F"/>
    <w:rsid w:val="000F0CD3"/>
    <w:rsid w:val="000F179F"/>
    <w:rsid w:val="000F19C0"/>
    <w:rsid w:val="000F6FF0"/>
    <w:rsid w:val="000F7E43"/>
    <w:rsid w:val="00105961"/>
    <w:rsid w:val="001059D2"/>
    <w:rsid w:val="00105BAD"/>
    <w:rsid w:val="001161BF"/>
    <w:rsid w:val="00125B3F"/>
    <w:rsid w:val="00127383"/>
    <w:rsid w:val="001333B4"/>
    <w:rsid w:val="0013359E"/>
    <w:rsid w:val="00135CA7"/>
    <w:rsid w:val="001360F9"/>
    <w:rsid w:val="001404F4"/>
    <w:rsid w:val="0014142A"/>
    <w:rsid w:val="0015061E"/>
    <w:rsid w:val="001557F4"/>
    <w:rsid w:val="001560A7"/>
    <w:rsid w:val="00156B71"/>
    <w:rsid w:val="00165D0F"/>
    <w:rsid w:val="001676E8"/>
    <w:rsid w:val="00171037"/>
    <w:rsid w:val="001711B2"/>
    <w:rsid w:val="001805EE"/>
    <w:rsid w:val="00185E24"/>
    <w:rsid w:val="00191CCB"/>
    <w:rsid w:val="001939F2"/>
    <w:rsid w:val="00196AC5"/>
    <w:rsid w:val="001A4B6B"/>
    <w:rsid w:val="001A4B96"/>
    <w:rsid w:val="001B2DAA"/>
    <w:rsid w:val="001B3814"/>
    <w:rsid w:val="001C2149"/>
    <w:rsid w:val="001C7505"/>
    <w:rsid w:val="001D08A1"/>
    <w:rsid w:val="001D3AC9"/>
    <w:rsid w:val="001D588E"/>
    <w:rsid w:val="001D7DF4"/>
    <w:rsid w:val="001F1B17"/>
    <w:rsid w:val="001F2EED"/>
    <w:rsid w:val="001F5319"/>
    <w:rsid w:val="00200E1F"/>
    <w:rsid w:val="00205E55"/>
    <w:rsid w:val="00215FE3"/>
    <w:rsid w:val="00217DDC"/>
    <w:rsid w:val="00222C27"/>
    <w:rsid w:val="00225BE2"/>
    <w:rsid w:val="00241475"/>
    <w:rsid w:val="0024271B"/>
    <w:rsid w:val="00242AA8"/>
    <w:rsid w:val="00244451"/>
    <w:rsid w:val="00244CE7"/>
    <w:rsid w:val="0025404D"/>
    <w:rsid w:val="00254456"/>
    <w:rsid w:val="00255DCA"/>
    <w:rsid w:val="0026400F"/>
    <w:rsid w:val="0027571B"/>
    <w:rsid w:val="00276269"/>
    <w:rsid w:val="00280EE8"/>
    <w:rsid w:val="002822EB"/>
    <w:rsid w:val="002967DF"/>
    <w:rsid w:val="002A4843"/>
    <w:rsid w:val="002A67E1"/>
    <w:rsid w:val="002A6D8A"/>
    <w:rsid w:val="002B3873"/>
    <w:rsid w:val="002C1308"/>
    <w:rsid w:val="002C2C27"/>
    <w:rsid w:val="002C482F"/>
    <w:rsid w:val="002E0BDE"/>
    <w:rsid w:val="002E3786"/>
    <w:rsid w:val="002E3EA6"/>
    <w:rsid w:val="002E4A80"/>
    <w:rsid w:val="002F0ED4"/>
    <w:rsid w:val="002F5CC0"/>
    <w:rsid w:val="002F5E22"/>
    <w:rsid w:val="00313040"/>
    <w:rsid w:val="003221E3"/>
    <w:rsid w:val="003247AD"/>
    <w:rsid w:val="00324BB3"/>
    <w:rsid w:val="00325707"/>
    <w:rsid w:val="00330E7D"/>
    <w:rsid w:val="003355E3"/>
    <w:rsid w:val="00337309"/>
    <w:rsid w:val="003515A3"/>
    <w:rsid w:val="00353B00"/>
    <w:rsid w:val="00354D2E"/>
    <w:rsid w:val="003672F5"/>
    <w:rsid w:val="00376FA6"/>
    <w:rsid w:val="003800CD"/>
    <w:rsid w:val="00395359"/>
    <w:rsid w:val="003A3544"/>
    <w:rsid w:val="003A42E8"/>
    <w:rsid w:val="003A4EDE"/>
    <w:rsid w:val="003A71F5"/>
    <w:rsid w:val="003B2E2F"/>
    <w:rsid w:val="003C24DF"/>
    <w:rsid w:val="003C63D1"/>
    <w:rsid w:val="003D3377"/>
    <w:rsid w:val="003D3AA8"/>
    <w:rsid w:val="003D50C8"/>
    <w:rsid w:val="003D7BE9"/>
    <w:rsid w:val="003E08DC"/>
    <w:rsid w:val="003E46EF"/>
    <w:rsid w:val="003F28C3"/>
    <w:rsid w:val="003F3967"/>
    <w:rsid w:val="0040122A"/>
    <w:rsid w:val="00403032"/>
    <w:rsid w:val="00407879"/>
    <w:rsid w:val="004165E9"/>
    <w:rsid w:val="004259A1"/>
    <w:rsid w:val="00426C84"/>
    <w:rsid w:val="00434C31"/>
    <w:rsid w:val="00437F2A"/>
    <w:rsid w:val="00441326"/>
    <w:rsid w:val="004428EC"/>
    <w:rsid w:val="00447CCD"/>
    <w:rsid w:val="0045014A"/>
    <w:rsid w:val="00465EA6"/>
    <w:rsid w:val="00483B84"/>
    <w:rsid w:val="00484F8C"/>
    <w:rsid w:val="004851D3"/>
    <w:rsid w:val="00485BFF"/>
    <w:rsid w:val="0049200E"/>
    <w:rsid w:val="004966E6"/>
    <w:rsid w:val="004B6148"/>
    <w:rsid w:val="004B617B"/>
    <w:rsid w:val="004B6346"/>
    <w:rsid w:val="004B779C"/>
    <w:rsid w:val="004C0834"/>
    <w:rsid w:val="004C1367"/>
    <w:rsid w:val="004D42D6"/>
    <w:rsid w:val="004E159D"/>
    <w:rsid w:val="004E20F1"/>
    <w:rsid w:val="004E340B"/>
    <w:rsid w:val="004E55D3"/>
    <w:rsid w:val="004E5C48"/>
    <w:rsid w:val="004E6E8C"/>
    <w:rsid w:val="004E74CF"/>
    <w:rsid w:val="004F45A2"/>
    <w:rsid w:val="005061D3"/>
    <w:rsid w:val="00510A18"/>
    <w:rsid w:val="00513A23"/>
    <w:rsid w:val="00514AF4"/>
    <w:rsid w:val="00515EBF"/>
    <w:rsid w:val="00523C57"/>
    <w:rsid w:val="005254AD"/>
    <w:rsid w:val="0053115F"/>
    <w:rsid w:val="0053271D"/>
    <w:rsid w:val="00536BB7"/>
    <w:rsid w:val="00537C64"/>
    <w:rsid w:val="0054023A"/>
    <w:rsid w:val="00550485"/>
    <w:rsid w:val="00553C63"/>
    <w:rsid w:val="00554385"/>
    <w:rsid w:val="00557498"/>
    <w:rsid w:val="005669C4"/>
    <w:rsid w:val="005711B1"/>
    <w:rsid w:val="00573047"/>
    <w:rsid w:val="00582A2E"/>
    <w:rsid w:val="0059436D"/>
    <w:rsid w:val="005B18D4"/>
    <w:rsid w:val="005B2710"/>
    <w:rsid w:val="005B2C6A"/>
    <w:rsid w:val="005C2DDC"/>
    <w:rsid w:val="005C3F00"/>
    <w:rsid w:val="005C7CFF"/>
    <w:rsid w:val="005D6169"/>
    <w:rsid w:val="005F1B28"/>
    <w:rsid w:val="005F2977"/>
    <w:rsid w:val="005F4528"/>
    <w:rsid w:val="005F66DD"/>
    <w:rsid w:val="00603D29"/>
    <w:rsid w:val="00606BD2"/>
    <w:rsid w:val="00607118"/>
    <w:rsid w:val="0060749F"/>
    <w:rsid w:val="006109B4"/>
    <w:rsid w:val="00613544"/>
    <w:rsid w:val="006222F9"/>
    <w:rsid w:val="006252BE"/>
    <w:rsid w:val="00625357"/>
    <w:rsid w:val="006275A2"/>
    <w:rsid w:val="00630872"/>
    <w:rsid w:val="00635423"/>
    <w:rsid w:val="00641805"/>
    <w:rsid w:val="00643C89"/>
    <w:rsid w:val="0064463E"/>
    <w:rsid w:val="00645E4F"/>
    <w:rsid w:val="006526C3"/>
    <w:rsid w:val="006568FD"/>
    <w:rsid w:val="006612A9"/>
    <w:rsid w:val="006629B6"/>
    <w:rsid w:val="0066392A"/>
    <w:rsid w:val="00667D88"/>
    <w:rsid w:val="006732F1"/>
    <w:rsid w:val="006734E3"/>
    <w:rsid w:val="00683029"/>
    <w:rsid w:val="006A37B2"/>
    <w:rsid w:val="006A56FD"/>
    <w:rsid w:val="006B68F7"/>
    <w:rsid w:val="006B69F1"/>
    <w:rsid w:val="006B72C8"/>
    <w:rsid w:val="006C08C7"/>
    <w:rsid w:val="006C0D1F"/>
    <w:rsid w:val="006C3DFC"/>
    <w:rsid w:val="006D42F8"/>
    <w:rsid w:val="006D5EB4"/>
    <w:rsid w:val="006D746E"/>
    <w:rsid w:val="006E03ED"/>
    <w:rsid w:val="006E70E2"/>
    <w:rsid w:val="006F4F57"/>
    <w:rsid w:val="006F5CFD"/>
    <w:rsid w:val="00703E3B"/>
    <w:rsid w:val="00703E9E"/>
    <w:rsid w:val="00704340"/>
    <w:rsid w:val="0070575F"/>
    <w:rsid w:val="00707248"/>
    <w:rsid w:val="0071463B"/>
    <w:rsid w:val="00716179"/>
    <w:rsid w:val="007170D1"/>
    <w:rsid w:val="007309B8"/>
    <w:rsid w:val="007329AE"/>
    <w:rsid w:val="00733C7F"/>
    <w:rsid w:val="00736E2D"/>
    <w:rsid w:val="00740858"/>
    <w:rsid w:val="007447B9"/>
    <w:rsid w:val="00751331"/>
    <w:rsid w:val="00765581"/>
    <w:rsid w:val="007761CD"/>
    <w:rsid w:val="00786922"/>
    <w:rsid w:val="007912A8"/>
    <w:rsid w:val="0079143D"/>
    <w:rsid w:val="007923F2"/>
    <w:rsid w:val="007972D9"/>
    <w:rsid w:val="007A0E72"/>
    <w:rsid w:val="007A491C"/>
    <w:rsid w:val="007A4CF6"/>
    <w:rsid w:val="007B0E61"/>
    <w:rsid w:val="007B2A0C"/>
    <w:rsid w:val="007C0023"/>
    <w:rsid w:val="007D0A3D"/>
    <w:rsid w:val="007D563A"/>
    <w:rsid w:val="007E0CCC"/>
    <w:rsid w:val="007F640A"/>
    <w:rsid w:val="007F6665"/>
    <w:rsid w:val="007F6C89"/>
    <w:rsid w:val="00801429"/>
    <w:rsid w:val="0080220B"/>
    <w:rsid w:val="0080302E"/>
    <w:rsid w:val="008037B2"/>
    <w:rsid w:val="008065D2"/>
    <w:rsid w:val="00807C8C"/>
    <w:rsid w:val="00814F7C"/>
    <w:rsid w:val="00820529"/>
    <w:rsid w:val="008226A7"/>
    <w:rsid w:val="00834474"/>
    <w:rsid w:val="00841D81"/>
    <w:rsid w:val="008425AC"/>
    <w:rsid w:val="00842BDC"/>
    <w:rsid w:val="00844D47"/>
    <w:rsid w:val="00847CE0"/>
    <w:rsid w:val="00862578"/>
    <w:rsid w:val="00862DFA"/>
    <w:rsid w:val="0087564A"/>
    <w:rsid w:val="00877324"/>
    <w:rsid w:val="008847FB"/>
    <w:rsid w:val="008A0F4F"/>
    <w:rsid w:val="008A28A8"/>
    <w:rsid w:val="008A398B"/>
    <w:rsid w:val="008B1753"/>
    <w:rsid w:val="008C11D9"/>
    <w:rsid w:val="008C2D93"/>
    <w:rsid w:val="008D11BB"/>
    <w:rsid w:val="008D32E8"/>
    <w:rsid w:val="008D4D5D"/>
    <w:rsid w:val="008E19FB"/>
    <w:rsid w:val="008E6ACE"/>
    <w:rsid w:val="008F6B93"/>
    <w:rsid w:val="00900CB0"/>
    <w:rsid w:val="00901E10"/>
    <w:rsid w:val="00902910"/>
    <w:rsid w:val="00905CD9"/>
    <w:rsid w:val="009102B3"/>
    <w:rsid w:val="00911419"/>
    <w:rsid w:val="00915672"/>
    <w:rsid w:val="009170C3"/>
    <w:rsid w:val="00922E46"/>
    <w:rsid w:val="0092659C"/>
    <w:rsid w:val="00931F42"/>
    <w:rsid w:val="0093435D"/>
    <w:rsid w:val="00935104"/>
    <w:rsid w:val="00936D19"/>
    <w:rsid w:val="00942E9F"/>
    <w:rsid w:val="00943278"/>
    <w:rsid w:val="00943726"/>
    <w:rsid w:val="00943A6B"/>
    <w:rsid w:val="00944067"/>
    <w:rsid w:val="0096030A"/>
    <w:rsid w:val="00962FC4"/>
    <w:rsid w:val="00963F95"/>
    <w:rsid w:val="00965F1E"/>
    <w:rsid w:val="009704E2"/>
    <w:rsid w:val="009705EF"/>
    <w:rsid w:val="009753B1"/>
    <w:rsid w:val="00980C8D"/>
    <w:rsid w:val="0098120F"/>
    <w:rsid w:val="0098177F"/>
    <w:rsid w:val="00981C87"/>
    <w:rsid w:val="00981DB1"/>
    <w:rsid w:val="00987EA9"/>
    <w:rsid w:val="009946C8"/>
    <w:rsid w:val="009A2216"/>
    <w:rsid w:val="009A350C"/>
    <w:rsid w:val="009A56E1"/>
    <w:rsid w:val="009B10B6"/>
    <w:rsid w:val="009B56A3"/>
    <w:rsid w:val="009C2320"/>
    <w:rsid w:val="009C3E25"/>
    <w:rsid w:val="009C4025"/>
    <w:rsid w:val="009C467F"/>
    <w:rsid w:val="009C4B5B"/>
    <w:rsid w:val="009C5EE7"/>
    <w:rsid w:val="009D6FC6"/>
    <w:rsid w:val="009D7DF9"/>
    <w:rsid w:val="009E094E"/>
    <w:rsid w:val="009E2C45"/>
    <w:rsid w:val="009E664E"/>
    <w:rsid w:val="00A13BDB"/>
    <w:rsid w:val="00A1433E"/>
    <w:rsid w:val="00A15196"/>
    <w:rsid w:val="00A303D8"/>
    <w:rsid w:val="00A313FB"/>
    <w:rsid w:val="00A3157C"/>
    <w:rsid w:val="00A3752C"/>
    <w:rsid w:val="00A40243"/>
    <w:rsid w:val="00A40E2D"/>
    <w:rsid w:val="00A40F57"/>
    <w:rsid w:val="00A41871"/>
    <w:rsid w:val="00A44C71"/>
    <w:rsid w:val="00A5146E"/>
    <w:rsid w:val="00A51A52"/>
    <w:rsid w:val="00A52F6C"/>
    <w:rsid w:val="00A54D5C"/>
    <w:rsid w:val="00A575C5"/>
    <w:rsid w:val="00A628A3"/>
    <w:rsid w:val="00A62BE8"/>
    <w:rsid w:val="00A675D3"/>
    <w:rsid w:val="00A8125C"/>
    <w:rsid w:val="00A86A46"/>
    <w:rsid w:val="00A945FE"/>
    <w:rsid w:val="00AA0487"/>
    <w:rsid w:val="00AA6C2F"/>
    <w:rsid w:val="00AB062F"/>
    <w:rsid w:val="00AC2396"/>
    <w:rsid w:val="00AC25B5"/>
    <w:rsid w:val="00AC2EDF"/>
    <w:rsid w:val="00AC48B5"/>
    <w:rsid w:val="00AC4A9A"/>
    <w:rsid w:val="00AC6352"/>
    <w:rsid w:val="00AD0BC7"/>
    <w:rsid w:val="00AD564B"/>
    <w:rsid w:val="00AE5CCD"/>
    <w:rsid w:val="00AE62A1"/>
    <w:rsid w:val="00AF1CED"/>
    <w:rsid w:val="00AF40F7"/>
    <w:rsid w:val="00B064AC"/>
    <w:rsid w:val="00B07340"/>
    <w:rsid w:val="00B12765"/>
    <w:rsid w:val="00B149CE"/>
    <w:rsid w:val="00B2275E"/>
    <w:rsid w:val="00B23602"/>
    <w:rsid w:val="00B246D1"/>
    <w:rsid w:val="00B30EAA"/>
    <w:rsid w:val="00B3165D"/>
    <w:rsid w:val="00B3242F"/>
    <w:rsid w:val="00B334DB"/>
    <w:rsid w:val="00B33D11"/>
    <w:rsid w:val="00B359A6"/>
    <w:rsid w:val="00B44DA2"/>
    <w:rsid w:val="00B74D57"/>
    <w:rsid w:val="00B86B6B"/>
    <w:rsid w:val="00B90DE0"/>
    <w:rsid w:val="00B96AA2"/>
    <w:rsid w:val="00B970BE"/>
    <w:rsid w:val="00BB154A"/>
    <w:rsid w:val="00BC2B15"/>
    <w:rsid w:val="00BD350D"/>
    <w:rsid w:val="00BF0CD0"/>
    <w:rsid w:val="00BF5264"/>
    <w:rsid w:val="00C03025"/>
    <w:rsid w:val="00C3321A"/>
    <w:rsid w:val="00C421B6"/>
    <w:rsid w:val="00C47D60"/>
    <w:rsid w:val="00C510B5"/>
    <w:rsid w:val="00C53E78"/>
    <w:rsid w:val="00C5688F"/>
    <w:rsid w:val="00C60449"/>
    <w:rsid w:val="00C614D6"/>
    <w:rsid w:val="00C621F9"/>
    <w:rsid w:val="00C66D2B"/>
    <w:rsid w:val="00C723B1"/>
    <w:rsid w:val="00C74D5C"/>
    <w:rsid w:val="00C7693B"/>
    <w:rsid w:val="00C82452"/>
    <w:rsid w:val="00C841ED"/>
    <w:rsid w:val="00C85292"/>
    <w:rsid w:val="00C85BF6"/>
    <w:rsid w:val="00C864EC"/>
    <w:rsid w:val="00C86D02"/>
    <w:rsid w:val="00C87FDA"/>
    <w:rsid w:val="00C9038C"/>
    <w:rsid w:val="00C92E68"/>
    <w:rsid w:val="00C944CD"/>
    <w:rsid w:val="00CA3B27"/>
    <w:rsid w:val="00CA41D7"/>
    <w:rsid w:val="00CB162F"/>
    <w:rsid w:val="00CB3938"/>
    <w:rsid w:val="00CC4961"/>
    <w:rsid w:val="00CC66E8"/>
    <w:rsid w:val="00CD2681"/>
    <w:rsid w:val="00CD2E12"/>
    <w:rsid w:val="00CD339A"/>
    <w:rsid w:val="00CD49E3"/>
    <w:rsid w:val="00CD72B1"/>
    <w:rsid w:val="00CE06E8"/>
    <w:rsid w:val="00CE5BA4"/>
    <w:rsid w:val="00CE79B0"/>
    <w:rsid w:val="00CF63E8"/>
    <w:rsid w:val="00CF7351"/>
    <w:rsid w:val="00CF7E23"/>
    <w:rsid w:val="00D10493"/>
    <w:rsid w:val="00D24E52"/>
    <w:rsid w:val="00D31CEE"/>
    <w:rsid w:val="00D31E15"/>
    <w:rsid w:val="00D42111"/>
    <w:rsid w:val="00D45859"/>
    <w:rsid w:val="00D46077"/>
    <w:rsid w:val="00D5088D"/>
    <w:rsid w:val="00D657BC"/>
    <w:rsid w:val="00D77820"/>
    <w:rsid w:val="00D81FFC"/>
    <w:rsid w:val="00D90B3A"/>
    <w:rsid w:val="00D945C3"/>
    <w:rsid w:val="00D95333"/>
    <w:rsid w:val="00DA1922"/>
    <w:rsid w:val="00DA2A75"/>
    <w:rsid w:val="00DA5690"/>
    <w:rsid w:val="00DB36C9"/>
    <w:rsid w:val="00DC62BD"/>
    <w:rsid w:val="00DD3BB9"/>
    <w:rsid w:val="00DE12DE"/>
    <w:rsid w:val="00DE4DDB"/>
    <w:rsid w:val="00DE58FC"/>
    <w:rsid w:val="00DF0D77"/>
    <w:rsid w:val="00DF39FA"/>
    <w:rsid w:val="00DF731E"/>
    <w:rsid w:val="00E01DFB"/>
    <w:rsid w:val="00E06454"/>
    <w:rsid w:val="00E11B01"/>
    <w:rsid w:val="00E163AB"/>
    <w:rsid w:val="00E2424B"/>
    <w:rsid w:val="00E2675D"/>
    <w:rsid w:val="00E31C46"/>
    <w:rsid w:val="00E34D21"/>
    <w:rsid w:val="00E436F6"/>
    <w:rsid w:val="00E43789"/>
    <w:rsid w:val="00E445DF"/>
    <w:rsid w:val="00E45145"/>
    <w:rsid w:val="00E5320D"/>
    <w:rsid w:val="00E54421"/>
    <w:rsid w:val="00E56364"/>
    <w:rsid w:val="00E60F72"/>
    <w:rsid w:val="00E7006F"/>
    <w:rsid w:val="00E77791"/>
    <w:rsid w:val="00E80E76"/>
    <w:rsid w:val="00E81FFD"/>
    <w:rsid w:val="00E93A62"/>
    <w:rsid w:val="00EA749E"/>
    <w:rsid w:val="00EB20CE"/>
    <w:rsid w:val="00EB2474"/>
    <w:rsid w:val="00EB2CCB"/>
    <w:rsid w:val="00EB4BC8"/>
    <w:rsid w:val="00EB70C3"/>
    <w:rsid w:val="00EC1F96"/>
    <w:rsid w:val="00EC4C05"/>
    <w:rsid w:val="00EC5992"/>
    <w:rsid w:val="00EC748F"/>
    <w:rsid w:val="00EC74CB"/>
    <w:rsid w:val="00EC7A15"/>
    <w:rsid w:val="00ED17BE"/>
    <w:rsid w:val="00ED30EA"/>
    <w:rsid w:val="00ED4859"/>
    <w:rsid w:val="00ED4CC7"/>
    <w:rsid w:val="00EE02F0"/>
    <w:rsid w:val="00EE107D"/>
    <w:rsid w:val="00EE2336"/>
    <w:rsid w:val="00EE3669"/>
    <w:rsid w:val="00EE4701"/>
    <w:rsid w:val="00EE6B62"/>
    <w:rsid w:val="00EE7CA1"/>
    <w:rsid w:val="00F15083"/>
    <w:rsid w:val="00F24A70"/>
    <w:rsid w:val="00F30200"/>
    <w:rsid w:val="00F369BC"/>
    <w:rsid w:val="00F36EE5"/>
    <w:rsid w:val="00F42BBB"/>
    <w:rsid w:val="00F46A88"/>
    <w:rsid w:val="00F57718"/>
    <w:rsid w:val="00F579C5"/>
    <w:rsid w:val="00F61B75"/>
    <w:rsid w:val="00F6404F"/>
    <w:rsid w:val="00F65685"/>
    <w:rsid w:val="00F73179"/>
    <w:rsid w:val="00F74D68"/>
    <w:rsid w:val="00F8301D"/>
    <w:rsid w:val="00F834D2"/>
    <w:rsid w:val="00F93934"/>
    <w:rsid w:val="00F939BB"/>
    <w:rsid w:val="00FA049C"/>
    <w:rsid w:val="00FB04C2"/>
    <w:rsid w:val="00FB6B95"/>
    <w:rsid w:val="00FB72E7"/>
    <w:rsid w:val="00FC096C"/>
    <w:rsid w:val="00FC1368"/>
    <w:rsid w:val="00FC3DED"/>
    <w:rsid w:val="00FC4C9D"/>
    <w:rsid w:val="00FD16F9"/>
    <w:rsid w:val="00FD3200"/>
    <w:rsid w:val="00FD5D21"/>
    <w:rsid w:val="00FE3331"/>
    <w:rsid w:val="00FE7ACA"/>
    <w:rsid w:val="00FF09C8"/>
    <w:rsid w:val="00FF329F"/>
    <w:rsid w:val="00FF75B3"/>
    <w:rsid w:val="07DC25B6"/>
    <w:rsid w:val="1D307655"/>
    <w:rsid w:val="25D178B8"/>
    <w:rsid w:val="34C6ECC3"/>
    <w:rsid w:val="3E1C2EDF"/>
    <w:rsid w:val="5811C424"/>
    <w:rsid w:val="5C0306A5"/>
    <w:rsid w:val="7038BCB6"/>
    <w:rsid w:val="78C582AA"/>
    <w:rsid w:val="7B1F0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C3A78"/>
  <w15:chartTrackingRefBased/>
  <w15:docId w15:val="{2E16976C-A1F5-4FAE-AFA9-D6C34F97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2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2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2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2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2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2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2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2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2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2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2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2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2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2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2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2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2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2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2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2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2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2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2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2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2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2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2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2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2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4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B96"/>
  </w:style>
  <w:style w:type="paragraph" w:styleId="Footer">
    <w:name w:val="footer"/>
    <w:basedOn w:val="Normal"/>
    <w:link w:val="FooterChar"/>
    <w:uiPriority w:val="99"/>
    <w:unhideWhenUsed/>
    <w:rsid w:val="001A4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B96"/>
  </w:style>
  <w:style w:type="character" w:styleId="Hyperlink">
    <w:name w:val="Hyperlink"/>
    <w:basedOn w:val="DefaultParagraphFont"/>
    <w:uiPriority w:val="99"/>
    <w:unhideWhenUsed/>
    <w:rsid w:val="001A4B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4B9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A6D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89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opilotstudio.preview.microsoft.com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make.powerapp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3T22:42:46.45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0 131 24575,'116'-6'0,"178"-31"0,-19 1 0,-87 5 43,-104 14-1451,-60 13-5418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1</Pages>
  <Words>544</Words>
  <Characters>3101</Characters>
  <Application>Microsoft Office Word</Application>
  <DocSecurity>4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Links>
    <vt:vector size="12" baseType="variant">
      <vt:variant>
        <vt:i4>1441867</vt:i4>
      </vt:variant>
      <vt:variant>
        <vt:i4>3</vt:i4>
      </vt:variant>
      <vt:variant>
        <vt:i4>0</vt:i4>
      </vt:variant>
      <vt:variant>
        <vt:i4>5</vt:i4>
      </vt:variant>
      <vt:variant>
        <vt:lpwstr>https://copilotstudio.preview.microsoft.com/</vt:lpwstr>
      </vt:variant>
      <vt:variant>
        <vt:lpwstr/>
      </vt:variant>
      <vt:variant>
        <vt:i4>7143474</vt:i4>
      </vt:variant>
      <vt:variant>
        <vt:i4>0</vt:i4>
      </vt:variant>
      <vt:variant>
        <vt:i4>0</vt:i4>
      </vt:variant>
      <vt:variant>
        <vt:i4>5</vt:i4>
      </vt:variant>
      <vt:variant>
        <vt:lpwstr>https://make.powerapps.com/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Morales Cruz</dc:creator>
  <cp:keywords/>
  <dc:description/>
  <cp:lastModifiedBy>Pedro Morales Cruz</cp:lastModifiedBy>
  <cp:revision>177</cp:revision>
  <dcterms:created xsi:type="dcterms:W3CDTF">2025-01-23T13:59:00Z</dcterms:created>
  <dcterms:modified xsi:type="dcterms:W3CDTF">2025-01-24T12:22:00Z</dcterms:modified>
</cp:coreProperties>
</file>